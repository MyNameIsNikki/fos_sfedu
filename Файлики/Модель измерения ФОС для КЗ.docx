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DFD6D" w14:textId="77777777" w:rsidR="0070324B" w:rsidRDefault="0070324B" w:rsidP="0070324B">
      <w:pPr>
        <w:spacing w:before="160" w:after="80"/>
        <w:rPr>
          <w:ins w:id="0" w:author="Дина" w:date="2026-07-20T16:38:00Z"/>
        </w:rPr>
      </w:pPr>
      <w:ins w:id="1" w:author="Дина" w:date="2026-07-20T16:38:00Z">
        <w:r>
          <w:rPr>
            <w:rFonts w:ascii="Arial" w:hAnsi="Arial"/>
            <w:b/>
          </w:rPr>
          <w:t>Таблица 2. Модель измерения для ФОС</w:t>
        </w:r>
      </w:ins>
    </w:p>
    <w:tbl>
      <w:tblPr>
        <w:tblStyle w:val="ad"/>
        <w:tblW w:w="14832" w:type="dxa"/>
        <w:tblLayout w:type="fixed"/>
        <w:tblLook w:val="0400" w:firstRow="0" w:lastRow="0" w:firstColumn="0" w:lastColumn="0" w:noHBand="0" w:noVBand="1"/>
        <w:tblPrChange w:id="2" w:author="Дина" w:date="2026-07-20T18:08:00Z">
          <w:tblPr>
            <w:tblStyle w:val="ad"/>
            <w:tblW w:w="14832" w:type="dxa"/>
            <w:tblLayout w:type="fixed"/>
            <w:tblLook w:val="0400" w:firstRow="0" w:lastRow="0" w:firstColumn="0" w:lastColumn="0" w:noHBand="0" w:noVBand="1"/>
          </w:tblPr>
        </w:tblPrChange>
      </w:tblPr>
      <w:tblGrid>
        <w:gridCol w:w="3096"/>
        <w:gridCol w:w="868"/>
        <w:gridCol w:w="851"/>
        <w:gridCol w:w="567"/>
        <w:gridCol w:w="2835"/>
        <w:gridCol w:w="1417"/>
        <w:gridCol w:w="2074"/>
        <w:gridCol w:w="14"/>
        <w:gridCol w:w="3110"/>
        <w:tblGridChange w:id="3">
          <w:tblGrid>
            <w:gridCol w:w="3096"/>
            <w:gridCol w:w="868"/>
            <w:gridCol w:w="993"/>
            <w:gridCol w:w="425"/>
            <w:gridCol w:w="2693"/>
            <w:gridCol w:w="142"/>
            <w:gridCol w:w="850"/>
            <w:gridCol w:w="567"/>
            <w:gridCol w:w="2074"/>
            <w:gridCol w:w="14"/>
            <w:gridCol w:w="3110"/>
          </w:tblGrid>
        </w:tblGridChange>
      </w:tblGrid>
      <w:tr w:rsidR="0008068E" w:rsidRPr="00F15E6E" w14:paraId="04B2AFAA" w14:textId="131E4DD1" w:rsidTr="000C2A9F">
        <w:tc>
          <w:tcPr>
            <w:tcW w:w="3096" w:type="dxa"/>
            <w:tcPrChange w:id="4" w:author="Дина" w:date="2026-07-20T18:08:00Z">
              <w:tcPr>
                <w:tcW w:w="3096" w:type="dxa"/>
              </w:tcPr>
            </w:tcPrChange>
          </w:tcPr>
          <w:p w14:paraId="1F51016A" w14:textId="77777777" w:rsidR="0070324B" w:rsidRPr="00F15E6E" w:rsidRDefault="0070324B" w:rsidP="00A76D3B">
            <w:pPr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3"/>
                <w:szCs w:val="13"/>
                <w:lang w:val="ru" w:eastAsia="ru-RU"/>
                <w14:ligatures w14:val="none"/>
              </w:rPr>
              <w:t>Элемент дисциплины</w:t>
            </w:r>
          </w:p>
        </w:tc>
        <w:tc>
          <w:tcPr>
            <w:tcW w:w="868" w:type="dxa"/>
            <w:tcPrChange w:id="5" w:author="Дина" w:date="2026-07-20T18:08:00Z">
              <w:tcPr>
                <w:tcW w:w="868" w:type="dxa"/>
              </w:tcPr>
            </w:tcPrChange>
          </w:tcPr>
          <w:p w14:paraId="01B01155" w14:textId="5D4F97EF" w:rsidR="0070324B" w:rsidRPr="00F15E6E" w:rsidRDefault="0070324B" w:rsidP="00A76D3B">
            <w:pPr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ins w:id="6" w:author="Дина" w:date="2026-07-20T16:41:00Z"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Комп-я</w:t>
              </w:r>
            </w:ins>
            <w:del w:id="7" w:author="Дина" w:date="2026-07-20T16:37:00Z">
              <w:r w:rsidRPr="00F15E6E" w:rsidDel="0070324B"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delText>Содержание (тематические сущности)</w:delText>
              </w:r>
            </w:del>
          </w:p>
        </w:tc>
        <w:tc>
          <w:tcPr>
            <w:tcW w:w="851" w:type="dxa"/>
            <w:tcPrChange w:id="8" w:author="Дина" w:date="2026-07-20T18:08:00Z">
              <w:tcPr>
                <w:tcW w:w="993" w:type="dxa"/>
              </w:tcPr>
            </w:tcPrChange>
          </w:tcPr>
          <w:p w14:paraId="5A95AAD7" w14:textId="5E7E9EC4" w:rsidR="0070324B" w:rsidRPr="00F15E6E" w:rsidRDefault="0070324B" w:rsidP="00A76D3B">
            <w:pPr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9" w:author="Дина" w:date="2026-07-20T16:42:00Z">
              <w:r w:rsidRPr="00F15E6E" w:rsidDel="0070324B"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delText>Форма занятия</w:delText>
              </w:r>
            </w:del>
            <w:ins w:id="10" w:author="Дина" w:date="2026-07-20T16:42:00Z"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Инд</w:t>
              </w:r>
            </w:ins>
            <w:ins w:id="11" w:author="Дина" w:date="2026-07-20T17:03:00Z">
              <w:r w:rsidR="00525073"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-р</w:t>
              </w:r>
            </w:ins>
            <w:ins w:id="12" w:author="Дина" w:date="2026-07-20T16:42:00Z"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.</w:t>
              </w:r>
            </w:ins>
          </w:p>
        </w:tc>
        <w:tc>
          <w:tcPr>
            <w:tcW w:w="567" w:type="dxa"/>
            <w:tcPrChange w:id="13" w:author="Дина" w:date="2026-07-20T18:08:00Z">
              <w:tcPr>
                <w:tcW w:w="425" w:type="dxa"/>
              </w:tcPr>
            </w:tcPrChange>
          </w:tcPr>
          <w:p w14:paraId="3AC7E674" w14:textId="0C38B11C" w:rsidR="0070324B" w:rsidRPr="00F15E6E" w:rsidRDefault="0070324B" w:rsidP="00A76D3B">
            <w:pPr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14" w:author="Дина" w:date="2026-07-20T16:42:00Z">
              <w:r w:rsidRPr="00F15E6E" w:rsidDel="0070324B"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delText>Объем, а.ч.</w:delText>
              </w:r>
            </w:del>
            <w:proofErr w:type="spellStart"/>
            <w:ins w:id="15" w:author="Дина" w:date="2026-07-20T16:42:00Z"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Уров</w:t>
              </w:r>
              <w:proofErr w:type="spellEnd"/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.</w:t>
              </w:r>
            </w:ins>
          </w:p>
        </w:tc>
        <w:tc>
          <w:tcPr>
            <w:tcW w:w="2835" w:type="dxa"/>
            <w:tcPrChange w:id="16" w:author="Дина" w:date="2026-07-20T18:08:00Z">
              <w:tcPr>
                <w:tcW w:w="2693" w:type="dxa"/>
              </w:tcPr>
            </w:tcPrChange>
          </w:tcPr>
          <w:p w14:paraId="21E0D3A6" w14:textId="7FF42CFF" w:rsidR="0070324B" w:rsidRPr="00F15E6E" w:rsidRDefault="0070324B" w:rsidP="00A76D3B">
            <w:pPr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17" w:author="Дина" w:date="2026-07-20T16:43:00Z">
              <w:r w:rsidRPr="00F15E6E" w:rsidDel="0070324B"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delText>Компетенция</w:delText>
              </w:r>
            </w:del>
            <w:ins w:id="18" w:author="Дина" w:date="2026-07-20T16:43:00Z"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Дескриптор освоения</w:t>
              </w:r>
            </w:ins>
          </w:p>
        </w:tc>
        <w:tc>
          <w:tcPr>
            <w:tcW w:w="1417" w:type="dxa"/>
            <w:tcPrChange w:id="19" w:author="Дина" w:date="2026-07-20T18:08:00Z">
              <w:tcPr>
                <w:tcW w:w="992" w:type="dxa"/>
                <w:gridSpan w:val="2"/>
              </w:tcPr>
            </w:tcPrChange>
          </w:tcPr>
          <w:p w14:paraId="4924432C" w14:textId="36D1BE7C" w:rsidR="0070324B" w:rsidRPr="00F15E6E" w:rsidRDefault="0070324B" w:rsidP="00A76D3B">
            <w:pPr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20" w:author="Дина" w:date="2026-07-20T16:44:00Z">
              <w:r w:rsidRPr="00F15E6E" w:rsidDel="0070324B"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delText>Индикатор</w:delText>
              </w:r>
            </w:del>
            <w:ins w:id="21" w:author="Дина" w:date="2026-07-20T16:44:00Z"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Форма контроля</w:t>
              </w:r>
            </w:ins>
          </w:p>
        </w:tc>
        <w:tc>
          <w:tcPr>
            <w:tcW w:w="2088" w:type="dxa"/>
            <w:gridSpan w:val="2"/>
            <w:tcPrChange w:id="22" w:author="Дина" w:date="2026-07-20T18:08:00Z">
              <w:tcPr>
                <w:tcW w:w="2655" w:type="dxa"/>
                <w:gridSpan w:val="3"/>
              </w:tcPr>
            </w:tcPrChange>
          </w:tcPr>
          <w:p w14:paraId="0F31CDD9" w14:textId="30BA86C9" w:rsidR="0070324B" w:rsidRPr="0008068E" w:rsidRDefault="0070324B" w:rsidP="0070324B">
            <w:pPr>
              <w:jc w:val="center"/>
              <w:rPr>
                <w:rFonts w:ascii="Arial" w:eastAsia="Calibri" w:hAnsi="Arial" w:cs="Arial"/>
                <w:b/>
                <w:bCs/>
                <w:kern w:val="0"/>
                <w:sz w:val="13"/>
                <w:szCs w:val="13"/>
                <w:lang w:val="ru" w:eastAsia="ru-RU"/>
                <w14:ligatures w14:val="none"/>
                <w:rPrChange w:id="23" w:author="Дина" w:date="2026-07-20T17:11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24" w:author="Дина" w:date="2026-07-20T16:45:00Z">
              <w:r w:rsidRPr="0008068E">
                <w:rPr>
                  <w:rFonts w:ascii="Arial" w:eastAsia="Calibri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  <w:rPrChange w:id="25" w:author="Дина" w:date="2026-07-20T17:11:00Z">
                    <w:rPr>
                      <w:rFonts w:ascii="Calibri" w:eastAsia="Calibri" w:hAnsi="Calibri" w:cs="Calibri"/>
                      <w:kern w:val="0"/>
                      <w:sz w:val="22"/>
                      <w:szCs w:val="22"/>
                      <w:lang w:val="ru" w:eastAsia="ru-RU"/>
                      <w14:ligatures w14:val="none"/>
                    </w:rPr>
                  </w:rPrChange>
                </w:rPr>
                <w:t>Вид КИМ</w:t>
              </w:r>
            </w:ins>
          </w:p>
        </w:tc>
        <w:tc>
          <w:tcPr>
            <w:tcW w:w="3110" w:type="dxa"/>
            <w:tcPrChange w:id="26" w:author="Дина" w:date="2026-07-20T18:08:00Z">
              <w:tcPr>
                <w:tcW w:w="3110" w:type="dxa"/>
              </w:tcPr>
            </w:tcPrChange>
          </w:tcPr>
          <w:p w14:paraId="0C9C1269" w14:textId="3B91C59A" w:rsidR="0070324B" w:rsidRPr="0070324B" w:rsidRDefault="0008068E" w:rsidP="00A76D3B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27" w:author="Дина" w:date="2026-07-20T16:4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28" w:author="Дина" w:date="2026-07-20T17:10:00Z">
              <w:r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</w:rPr>
                <w:t>Ресурсы</w:t>
              </w:r>
            </w:ins>
            <w:del w:id="29" w:author="Дина" w:date="2026-07-20T16:44:00Z">
              <w:r w:rsidR="0070324B" w:rsidRPr="0070324B" w:rsidDel="0070324B">
                <w:rPr>
                  <w:rFonts w:ascii="Arial" w:eastAsia="Arial" w:hAnsi="Arial" w:cs="Arial"/>
                  <w:b/>
                  <w:bCs/>
                  <w:kern w:val="0"/>
                  <w:sz w:val="13"/>
                  <w:szCs w:val="13"/>
                  <w:lang w:val="ru" w:eastAsia="ru-RU"/>
                  <w14:ligatures w14:val="none"/>
                  <w:rPrChange w:id="30" w:author="Дина" w:date="2026-07-20T16:46:00Z">
                    <w:rPr>
                      <w:rFonts w:ascii="Arial" w:eastAsia="Arial" w:hAnsi="Arial" w:cs="Arial"/>
                      <w:b/>
                      <w:bCs/>
                      <w:kern w:val="0"/>
                      <w:sz w:val="13"/>
                      <w:szCs w:val="13"/>
                      <w:lang w:val="ru" w:eastAsia="ru-RU"/>
                      <w14:ligatures w14:val="none"/>
                    </w:rPr>
                  </w:rPrChange>
                </w:rPr>
                <w:delText>Уровень</w:delText>
              </w:r>
            </w:del>
          </w:p>
        </w:tc>
      </w:tr>
      <w:tr w:rsidR="0008068E" w:rsidRPr="0008068E" w14:paraId="48F4A7DA" w14:textId="0641F7E9" w:rsidTr="000C2A9F">
        <w:tc>
          <w:tcPr>
            <w:tcW w:w="3096" w:type="dxa"/>
            <w:tcPrChange w:id="31" w:author="Дина" w:date="2026-07-20T18:08:00Z">
              <w:tcPr>
                <w:tcW w:w="3096" w:type="dxa"/>
              </w:tcPr>
            </w:tcPrChange>
          </w:tcPr>
          <w:p w14:paraId="5609B837" w14:textId="2DD34F96" w:rsidR="0070324B" w:rsidRPr="00F15E6E" w:rsidRDefault="0070324B" w:rsidP="00A76D3B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Модуль 1. Фундаментальные архитектуры и методы глубокого обучения для зрения</w:t>
            </w:r>
          </w:p>
        </w:tc>
        <w:tc>
          <w:tcPr>
            <w:tcW w:w="868" w:type="dxa"/>
            <w:tcPrChange w:id="32" w:author="Дина" w:date="2026-07-20T18:08:00Z">
              <w:tcPr>
                <w:tcW w:w="868" w:type="dxa"/>
              </w:tcPr>
            </w:tcPrChange>
          </w:tcPr>
          <w:p w14:paraId="4DECFD4E" w14:textId="65ADE186" w:rsidR="0070324B" w:rsidRPr="00525073" w:rsidRDefault="00525073" w:rsidP="00A76D3B">
            <w:pPr>
              <w:rPr>
                <w:rFonts w:ascii="Arial" w:eastAsia="Calibri" w:hAnsi="Arial" w:cs="Arial"/>
                <w:kern w:val="0"/>
                <w:sz w:val="12"/>
                <w:szCs w:val="12"/>
                <w:lang w:val="ru" w:eastAsia="ru-RU"/>
                <w14:ligatures w14:val="none"/>
                <w:rPrChange w:id="33" w:author="Дина" w:date="2026-07-20T17:02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34" w:author="Дина" w:date="2026-07-20T17:02:00Z">
              <w:r w:rsidRPr="00525073">
                <w:rPr>
                  <w:rFonts w:ascii="Arial" w:hAnsi="Arial" w:cs="Arial"/>
                  <w:color w:val="0F1115"/>
                  <w:sz w:val="12"/>
                  <w:szCs w:val="12"/>
                  <w:shd w:val="clear" w:color="auto" w:fill="FFFFFF"/>
                  <w:rPrChange w:id="35" w:author="Дина" w:date="2026-07-20T17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</w:ins>
            <w:del w:id="36" w:author="Дина" w:date="2026-07-20T16:37:00Z">
              <w:r w:rsidR="0070324B" w:rsidRPr="00525073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37" w:author="Дина" w:date="2026-07-20T17:0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851" w:type="dxa"/>
            <w:tcPrChange w:id="38" w:author="Дина" w:date="2026-07-20T18:08:00Z">
              <w:tcPr>
                <w:tcW w:w="993" w:type="dxa"/>
              </w:tcPr>
            </w:tcPrChange>
          </w:tcPr>
          <w:p w14:paraId="17BE85AF" w14:textId="0BC2B448" w:rsidR="0070324B" w:rsidRPr="00525073" w:rsidRDefault="00525073" w:rsidP="00A76D3B">
            <w:pPr>
              <w:jc w:val="center"/>
              <w:rPr>
                <w:rFonts w:ascii="Arial" w:eastAsia="Calibri" w:hAnsi="Arial" w:cs="Arial"/>
                <w:kern w:val="0"/>
                <w:sz w:val="12"/>
                <w:szCs w:val="12"/>
                <w:lang w:val="ru" w:eastAsia="ru-RU"/>
                <w14:ligatures w14:val="none"/>
                <w:rPrChange w:id="39" w:author="Дина" w:date="2026-07-20T17:04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40" w:author="Дина" w:date="2026-07-20T17:04:00Z">
              <w:r w:rsidRPr="00525073">
                <w:rPr>
                  <w:rFonts w:ascii="Arial" w:hAnsi="Arial" w:cs="Arial"/>
                  <w:color w:val="0F1115"/>
                  <w:sz w:val="12"/>
                  <w:szCs w:val="12"/>
                  <w:shd w:val="clear" w:color="auto" w:fill="FFFFFF"/>
                  <w:rPrChange w:id="41" w:author="Дина" w:date="2026-07-20T17:0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1.3, 3.1, 3.2</w:t>
              </w:r>
            </w:ins>
            <w:del w:id="42" w:author="Дина" w:date="2026-07-20T17:02:00Z">
              <w:r w:rsidR="0070324B" w:rsidRPr="00525073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43" w:author="Дина" w:date="2026-07-20T17:0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567" w:type="dxa"/>
            <w:tcPrChange w:id="44" w:author="Дина" w:date="2026-07-20T18:08:00Z">
              <w:tcPr>
                <w:tcW w:w="425" w:type="dxa"/>
              </w:tcPr>
            </w:tcPrChange>
          </w:tcPr>
          <w:p w14:paraId="031B5714" w14:textId="3AE08761" w:rsidR="0070324B" w:rsidRPr="00F15E6E" w:rsidRDefault="00525073" w:rsidP="00A76D3B">
            <w:pPr>
              <w:jc w:val="center"/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ins w:id="45" w:author="Дина" w:date="2026-07-20T17:04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С</w:t>
              </w:r>
            </w:ins>
            <w:del w:id="46" w:author="Дина" w:date="2026-07-20T17:04:00Z">
              <w:r w:rsidR="0070324B" w:rsidRPr="00F15E6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16</w:delText>
              </w:r>
            </w:del>
          </w:p>
        </w:tc>
        <w:tc>
          <w:tcPr>
            <w:tcW w:w="2835" w:type="dxa"/>
            <w:tcPrChange w:id="47" w:author="Дина" w:date="2026-07-20T18:08:00Z">
              <w:tcPr>
                <w:tcW w:w="2693" w:type="dxa"/>
              </w:tcPr>
            </w:tcPrChange>
          </w:tcPr>
          <w:p w14:paraId="4AE85F33" w14:textId="6DE8A1A2" w:rsidR="0070324B" w:rsidRPr="00525073" w:rsidRDefault="00525073" w:rsidP="00525073">
            <w:pPr>
              <w:jc w:val="center"/>
              <w:rPr>
                <w:rFonts w:ascii="Arial" w:eastAsia="Calibri" w:hAnsi="Arial" w:cs="Arial"/>
                <w:kern w:val="0"/>
                <w:sz w:val="10"/>
                <w:szCs w:val="10"/>
                <w:lang w:val="ru" w:eastAsia="ru-RU"/>
                <w14:ligatures w14:val="none"/>
                <w:rPrChange w:id="48" w:author="Дина" w:date="2026-07-20T17:0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  <w:pPrChange w:id="49" w:author="Дина" w:date="2026-07-20T17:07:00Z">
                <w:pPr>
                  <w:jc w:val="center"/>
                </w:pPr>
              </w:pPrChange>
            </w:pPr>
            <w:ins w:id="50" w:author="Дина" w:date="2026-07-20T17:06:00Z">
              <w:r w:rsidRPr="00525073">
                <w:rPr>
                  <w:rFonts w:ascii="Arial" w:hAnsi="Arial" w:cs="Arial"/>
                  <w:color w:val="0F1115"/>
                  <w:sz w:val="10"/>
                  <w:szCs w:val="10"/>
                  <w:shd w:val="clear" w:color="auto" w:fill="FFFFFF"/>
                  <w:rPrChange w:id="51" w:author="Дина" w:date="2026-07-20T17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Применяет классические и современные архитектуры </w:t>
              </w:r>
              <w:proofErr w:type="spellStart"/>
              <w:r w:rsidRPr="00525073">
                <w:rPr>
                  <w:rFonts w:ascii="Arial" w:hAnsi="Arial" w:cs="Arial"/>
                  <w:color w:val="0F1115"/>
                  <w:sz w:val="10"/>
                  <w:szCs w:val="10"/>
                  <w:shd w:val="clear" w:color="auto" w:fill="FFFFFF"/>
                  <w:rPrChange w:id="52" w:author="Дина" w:date="2026-07-20T17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свёрточных</w:t>
              </w:r>
              <w:proofErr w:type="spellEnd"/>
              <w:r w:rsidRPr="00525073">
                <w:rPr>
                  <w:rFonts w:ascii="Arial" w:hAnsi="Arial" w:cs="Arial"/>
                  <w:color w:val="0F1115"/>
                  <w:sz w:val="10"/>
                  <w:szCs w:val="10"/>
                  <w:shd w:val="clear" w:color="auto" w:fill="FFFFFF"/>
                  <w:rPrChange w:id="53" w:author="Дина" w:date="2026-07-20T17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нейронных сетей для задач анализа изображений, включая методы обнаружения объектов и сравнительный анализ моделей</w:t>
              </w:r>
            </w:ins>
            <w:del w:id="54" w:author="Дина" w:date="2026-07-20T17:06:00Z">
              <w:r w:rsidR="0070324B" w:rsidRPr="00525073" w:rsidDel="00525073">
                <w:rPr>
                  <w:rFonts w:ascii="Arial" w:eastAsia="Arial" w:hAnsi="Arial" w:cs="Arial"/>
                  <w:kern w:val="0"/>
                  <w:sz w:val="10"/>
                  <w:szCs w:val="10"/>
                  <w:lang w:val="ru" w:eastAsia="ru-RU"/>
                  <w14:ligatures w14:val="none"/>
                  <w:rPrChange w:id="55" w:author="Дина" w:date="2026-07-20T17:0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56" w:author="Дина" w:date="2026-07-20T18:08:00Z">
              <w:tcPr>
                <w:tcW w:w="992" w:type="dxa"/>
                <w:gridSpan w:val="2"/>
              </w:tcPr>
            </w:tcPrChange>
          </w:tcPr>
          <w:p w14:paraId="4F990590" w14:textId="28FA74D9" w:rsidR="0070324B" w:rsidRPr="0008068E" w:rsidRDefault="00525073" w:rsidP="00CF4B48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57" w:author="Дина" w:date="2026-07-20T17:0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  <w:pPrChange w:id="58" w:author="Дина" w:date="2026-07-20T17:38:00Z">
                <w:pPr>
                  <w:jc w:val="center"/>
                </w:pPr>
              </w:pPrChange>
            </w:pPr>
            <w:ins w:id="59" w:author="Дина" w:date="2026-07-20T17:07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0" w:author="Дина" w:date="2026-07-20T17:0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Текущий </w:t>
              </w:r>
            </w:ins>
            <w:del w:id="61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2" w:author="Дина" w:date="2026-07-20T17:0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1.3, 3.1, 3.2</w:delText>
              </w:r>
            </w:del>
          </w:p>
        </w:tc>
        <w:tc>
          <w:tcPr>
            <w:tcW w:w="2088" w:type="dxa"/>
            <w:gridSpan w:val="2"/>
            <w:tcPrChange w:id="63" w:author="Дина" w:date="2026-07-20T18:08:00Z">
              <w:tcPr>
                <w:tcW w:w="2655" w:type="dxa"/>
                <w:gridSpan w:val="3"/>
              </w:tcPr>
            </w:tcPrChange>
          </w:tcPr>
          <w:p w14:paraId="3C775495" w14:textId="46CEEBEE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4" w:author="Дина" w:date="2026-07-20T17:10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65" w:author="Дина" w:date="2026-07-20T17:35:00Z">
              <w:r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</w:rPr>
                <w:t>ЛР</w:t>
              </w:r>
            </w:ins>
            <w:ins w:id="66" w:author="Дина" w:date="2026-07-20T17:39:00Z">
              <w:r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</w:rPr>
                <w:t>1, ЛР-2</w:t>
              </w:r>
            </w:ins>
          </w:p>
        </w:tc>
        <w:tc>
          <w:tcPr>
            <w:tcW w:w="3110" w:type="dxa"/>
            <w:tcPrChange w:id="67" w:author="Дина" w:date="2026-07-20T18:08:00Z">
              <w:tcPr>
                <w:tcW w:w="3110" w:type="dxa"/>
              </w:tcPr>
            </w:tcPrChange>
          </w:tcPr>
          <w:p w14:paraId="2BD053BA" w14:textId="45BF8DFF" w:rsidR="0070324B" w:rsidRPr="0008068E" w:rsidRDefault="0008068E" w:rsidP="00A76D3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68" w:author="Дина" w:date="2026-07-20T17:12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69" w:author="Дина" w:date="2026-07-20T17:11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70" w:author="Дина" w:date="2026-07-20T17:1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rpd</w:t>
              </w:r>
              <w:proofErr w:type="spellEnd"/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71" w:author="Дина" w:date="2026-07-20T17:1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/module_01; </w:t>
              </w:r>
              <w:proofErr w:type="spellStart"/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72" w:author="Дина" w:date="2026-07-20T17:1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73" w:author="Дина" w:date="2026-07-20T17:1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/labs/lab01-02</w:t>
              </w:r>
            </w:ins>
            <w:del w:id="74" w:author="Дина" w:date="2026-07-20T16:44:00Z">
              <w:r w:rsidR="0070324B"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5" w:author="Дина" w:date="2026-07-20T17:1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08068E" w:rsidDel="00525073" w14:paraId="5576B917" w14:textId="77777777" w:rsidTr="000C2A9F">
        <w:trPr>
          <w:trHeight w:val="306"/>
          <w:del w:id="76" w:author="Дина" w:date="2026-07-20T16:57:00Z"/>
          <w:trPrChange w:id="77" w:author="Дина" w:date="2026-07-20T18:08:00Z">
            <w:trPr>
              <w:trHeight w:val="306"/>
            </w:trPr>
          </w:trPrChange>
        </w:trPr>
        <w:tc>
          <w:tcPr>
            <w:tcW w:w="3096" w:type="dxa"/>
            <w:tcPrChange w:id="78" w:author="Дина" w:date="2026-07-20T18:08:00Z">
              <w:tcPr>
                <w:tcW w:w="3096" w:type="dxa"/>
              </w:tcPr>
            </w:tcPrChange>
          </w:tcPr>
          <w:p w14:paraId="6CD83A39" w14:textId="1F56F77E" w:rsidR="0070324B" w:rsidRPr="0008068E" w:rsidDel="00525073" w:rsidRDefault="0070324B" w:rsidP="00A76D3B">
            <w:pPr>
              <w:rPr>
                <w:del w:id="79" w:author="Дина" w:date="2026-07-20T16:57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80" w:author="Дина" w:date="2026-07-20T17:11:00Z">
                  <w:rPr>
                    <w:del w:id="81" w:author="Дина" w:date="2026-07-20T16:57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82" w:author="Дина" w:date="2026-07-20T16:57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83" w:author="Дина" w:date="2026-07-20T17:1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1.1.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Классические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84" w:author="Дина" w:date="2026-07-20T17:1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методы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85" w:author="Дина" w:date="2026-07-20T17:1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компьютерного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86" w:author="Дина" w:date="2026-07-20T17:1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зрения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87" w:author="Дина" w:date="2026-07-20T17:1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и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88" w:author="Дина" w:date="2026-07-20T17:1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обнаружения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89" w:author="Дина" w:date="2026-07-20T17:1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объектов</w:delText>
              </w:r>
            </w:del>
          </w:p>
        </w:tc>
        <w:tc>
          <w:tcPr>
            <w:tcW w:w="868" w:type="dxa"/>
            <w:tcPrChange w:id="90" w:author="Дина" w:date="2026-07-20T18:08:00Z">
              <w:tcPr>
                <w:tcW w:w="868" w:type="dxa"/>
              </w:tcPr>
            </w:tcPrChange>
          </w:tcPr>
          <w:p w14:paraId="3E3E895A" w14:textId="66616FFB" w:rsidR="0070324B" w:rsidRPr="0008068E" w:rsidDel="00525073" w:rsidRDefault="0070324B" w:rsidP="00A76D3B">
            <w:pPr>
              <w:rPr>
                <w:del w:id="91" w:author="Дина" w:date="2026-07-20T16:57:00Z"/>
                <w:rFonts w:ascii="Arial" w:eastAsia="Arial" w:hAnsi="Arial" w:cs="Arial"/>
                <w:kern w:val="0"/>
                <w:sz w:val="12"/>
                <w:szCs w:val="12"/>
                <w:lang w:val="en-US" w:eastAsia="ru-RU"/>
                <w14:ligatures w14:val="none"/>
                <w:rPrChange w:id="92" w:author="Дина" w:date="2026-07-20T17:11:00Z">
                  <w:rPr>
                    <w:del w:id="93" w:author="Дина" w:date="2026-07-20T16:57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94" w:author="Дина" w:date="2026-07-20T16:37:00Z"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Метод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95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Виолы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96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Джонса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97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, HOG (Histogram of Oriented Gradients) + SVM, </w:delText>
              </w:r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Контурный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98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анализ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99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и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00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выделение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01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границ</w:delText>
              </w:r>
            </w:del>
          </w:p>
        </w:tc>
        <w:tc>
          <w:tcPr>
            <w:tcW w:w="851" w:type="dxa"/>
            <w:tcPrChange w:id="102" w:author="Дина" w:date="2026-07-20T18:08:00Z">
              <w:tcPr>
                <w:tcW w:w="993" w:type="dxa"/>
              </w:tcPr>
            </w:tcPrChange>
          </w:tcPr>
          <w:p w14:paraId="00282A13" w14:textId="1DB7FBC9" w:rsidR="0070324B" w:rsidRPr="0008068E" w:rsidDel="00525073" w:rsidRDefault="0070324B" w:rsidP="00A76D3B">
            <w:pPr>
              <w:jc w:val="center"/>
              <w:rPr>
                <w:del w:id="103" w:author="Дина" w:date="2026-07-20T16:57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104" w:author="Дина" w:date="2026-07-20T17:11:00Z">
                  <w:rPr>
                    <w:del w:id="105" w:author="Дина" w:date="2026-07-20T16:57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06" w:author="Дина" w:date="2026-07-20T16:57:00Z">
              <w:r w:rsidRPr="00F15E6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delText>Л</w:delText>
              </w:r>
            </w:del>
          </w:p>
        </w:tc>
        <w:tc>
          <w:tcPr>
            <w:tcW w:w="567" w:type="dxa"/>
            <w:tcPrChange w:id="107" w:author="Дина" w:date="2026-07-20T18:08:00Z">
              <w:tcPr>
                <w:tcW w:w="425" w:type="dxa"/>
              </w:tcPr>
            </w:tcPrChange>
          </w:tcPr>
          <w:p w14:paraId="1FE2CF5B" w14:textId="4501A6C6" w:rsidR="0070324B" w:rsidRPr="0008068E" w:rsidDel="00525073" w:rsidRDefault="0070324B" w:rsidP="00A76D3B">
            <w:pPr>
              <w:jc w:val="center"/>
              <w:rPr>
                <w:del w:id="108" w:author="Дина" w:date="2026-07-20T16:57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109" w:author="Дина" w:date="2026-07-20T17:11:00Z">
                  <w:rPr>
                    <w:del w:id="110" w:author="Дина" w:date="2026-07-20T16:57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1" w:author="Дина" w:date="2026-07-20T16:57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12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113" w:author="Дина" w:date="2026-07-20T18:08:00Z">
              <w:tcPr>
                <w:tcW w:w="2693" w:type="dxa"/>
              </w:tcPr>
            </w:tcPrChange>
          </w:tcPr>
          <w:p w14:paraId="5B398F3B" w14:textId="235803FB" w:rsidR="0070324B" w:rsidRPr="0008068E" w:rsidDel="00525073" w:rsidRDefault="0070324B" w:rsidP="00A76D3B">
            <w:pPr>
              <w:jc w:val="center"/>
              <w:rPr>
                <w:del w:id="114" w:author="Дина" w:date="2026-07-20T16:57:00Z"/>
                <w:rFonts w:ascii="Arial" w:eastAsia="Arial" w:hAnsi="Arial" w:cs="Arial"/>
                <w:kern w:val="0"/>
                <w:sz w:val="12"/>
                <w:szCs w:val="12"/>
                <w:lang w:val="en-US" w:eastAsia="ru-RU"/>
                <w14:ligatures w14:val="none"/>
                <w:rPrChange w:id="115" w:author="Дина" w:date="2026-07-20T17:11:00Z">
                  <w:rPr>
                    <w:del w:id="116" w:author="Дина" w:date="2026-07-20T16:57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117" w:author="Дина" w:date="2026-07-20T16:57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18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19" w:author="Дина" w:date="2026-07-20T18:08:00Z">
              <w:tcPr>
                <w:tcW w:w="992" w:type="dxa"/>
                <w:gridSpan w:val="2"/>
              </w:tcPr>
            </w:tcPrChange>
          </w:tcPr>
          <w:p w14:paraId="4A38A300" w14:textId="27250003" w:rsidR="0070324B" w:rsidRPr="0008068E" w:rsidDel="00525073" w:rsidRDefault="0070324B" w:rsidP="00A76D3B">
            <w:pPr>
              <w:jc w:val="center"/>
              <w:rPr>
                <w:del w:id="120" w:author="Дина" w:date="2026-07-20T16:57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121" w:author="Дина" w:date="2026-07-20T17:11:00Z">
                  <w:rPr>
                    <w:del w:id="122" w:author="Дина" w:date="2026-07-20T16:57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3" w:author="Дина" w:date="2026-07-20T16:57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24" w:author="Дина" w:date="2026-07-20T17:1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1.3, 3.1, 3.2</w:delText>
              </w:r>
            </w:del>
          </w:p>
        </w:tc>
        <w:tc>
          <w:tcPr>
            <w:tcW w:w="2088" w:type="dxa"/>
            <w:gridSpan w:val="2"/>
            <w:tcPrChange w:id="125" w:author="Дина" w:date="2026-07-20T18:08:00Z">
              <w:tcPr>
                <w:tcW w:w="2655" w:type="dxa"/>
                <w:gridSpan w:val="3"/>
              </w:tcPr>
            </w:tcPrChange>
          </w:tcPr>
          <w:p w14:paraId="79D2054C" w14:textId="517E3A0C" w:rsidR="0070324B" w:rsidRPr="0008068E" w:rsidDel="00525073" w:rsidRDefault="0070324B" w:rsidP="0070324B">
            <w:pPr>
              <w:jc w:val="center"/>
              <w:rPr>
                <w:del w:id="126" w:author="Дина" w:date="2026-07-20T16:57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27" w:author="Дина" w:date="2026-07-20T17:11:00Z">
                  <w:rPr>
                    <w:del w:id="128" w:author="Дина" w:date="2026-07-20T16:57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129" w:author="Дина" w:date="2026-07-20T18:08:00Z">
              <w:tcPr>
                <w:tcW w:w="3110" w:type="dxa"/>
              </w:tcPr>
            </w:tcPrChange>
          </w:tcPr>
          <w:p w14:paraId="609AE425" w14:textId="7285B8B8" w:rsidR="0070324B" w:rsidRPr="0008068E" w:rsidDel="00525073" w:rsidRDefault="0070324B" w:rsidP="00A76D3B">
            <w:pPr>
              <w:jc w:val="center"/>
              <w:rPr>
                <w:del w:id="130" w:author="Дина" w:date="2026-07-20T16:57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31" w:author="Дина" w:date="2026-07-20T17:11:00Z">
                  <w:rPr>
                    <w:del w:id="132" w:author="Дина" w:date="2026-07-20T16:57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33" w:author="Дина" w:date="2026-07-20T16:44:00Z">
              <w:r w:rsidRPr="0070324B" w:rsidDel="0070324B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34" w:author="Дина" w:date="2026-07-20T16:4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08068E" w14:paraId="0AF43472" w14:textId="1B31EF8E" w:rsidTr="000C2A9F">
        <w:tc>
          <w:tcPr>
            <w:tcW w:w="3096" w:type="dxa"/>
            <w:tcPrChange w:id="135" w:author="Дина" w:date="2026-07-20T18:08:00Z">
              <w:tcPr>
                <w:tcW w:w="3096" w:type="dxa"/>
              </w:tcPr>
            </w:tcPrChange>
          </w:tcPr>
          <w:p w14:paraId="7F3FCD84" w14:textId="16AECF4E" w:rsidR="0070324B" w:rsidRPr="00F15E6E" w:rsidRDefault="0070324B" w:rsidP="00A76D3B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1.2. Лабораторная работа: Классическое детектирование объектов по Виоле-Джонса</w:t>
            </w:r>
          </w:p>
        </w:tc>
        <w:tc>
          <w:tcPr>
            <w:tcW w:w="868" w:type="dxa"/>
            <w:tcPrChange w:id="136" w:author="Дина" w:date="2026-07-20T18:08:00Z">
              <w:tcPr>
                <w:tcW w:w="868" w:type="dxa"/>
              </w:tcPr>
            </w:tcPrChange>
          </w:tcPr>
          <w:p w14:paraId="4DBC4893" w14:textId="725BE48C" w:rsidR="0070324B" w:rsidRPr="0008068E" w:rsidRDefault="0008068E" w:rsidP="00A76D3B">
            <w:pPr>
              <w:rPr>
                <w:rFonts w:ascii="Arial" w:eastAsia="Arial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37" w:author="Дина" w:date="2026-07-20T17:14:00Z">
                  <w:rPr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ins w:id="138" w:author="Дина" w:date="2026-07-20T17:14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9" w:author="Дина" w:date="2026-07-20T17:1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DL-3</w:t>
              </w:r>
            </w:ins>
            <w:del w:id="140" w:author="Дина" w:date="2026-07-20T16:37:00Z">
              <w:r w:rsidR="0070324B"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1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Метод Виолы-Джонса </w:delText>
              </w:r>
            </w:del>
          </w:p>
        </w:tc>
        <w:tc>
          <w:tcPr>
            <w:tcW w:w="851" w:type="dxa"/>
            <w:tcPrChange w:id="142" w:author="Дина" w:date="2026-07-20T18:08:00Z">
              <w:tcPr>
                <w:tcW w:w="993" w:type="dxa"/>
              </w:tcPr>
            </w:tcPrChange>
          </w:tcPr>
          <w:p w14:paraId="4B390066" w14:textId="6E208224" w:rsidR="0070324B" w:rsidRPr="0008068E" w:rsidRDefault="0008068E" w:rsidP="00A76D3B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43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44" w:author="Дина" w:date="2026-07-20T17:15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3.1</w:t>
              </w:r>
            </w:ins>
            <w:del w:id="145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4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147" w:author="Дина" w:date="2026-07-20T18:08:00Z">
              <w:tcPr>
                <w:tcW w:w="425" w:type="dxa"/>
              </w:tcPr>
            </w:tcPrChange>
          </w:tcPr>
          <w:p w14:paraId="64D13074" w14:textId="702D97A3" w:rsidR="0070324B" w:rsidRPr="0008068E" w:rsidRDefault="0008068E" w:rsidP="00A76D3B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48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49" w:author="Дина" w:date="2026-07-20T17:15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</w:t>
              </w:r>
            </w:ins>
            <w:del w:id="150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51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4</w:delText>
              </w:r>
            </w:del>
          </w:p>
        </w:tc>
        <w:tc>
          <w:tcPr>
            <w:tcW w:w="2835" w:type="dxa"/>
            <w:tcPrChange w:id="152" w:author="Дина" w:date="2026-07-20T18:08:00Z">
              <w:tcPr>
                <w:tcW w:w="2693" w:type="dxa"/>
              </w:tcPr>
            </w:tcPrChange>
          </w:tcPr>
          <w:p w14:paraId="483CC575" w14:textId="1757FD43" w:rsidR="0070324B" w:rsidRPr="0008068E" w:rsidRDefault="0008068E" w:rsidP="00A76D3B">
            <w:pPr>
              <w:jc w:val="center"/>
              <w:rPr>
                <w:rFonts w:ascii="Arial" w:eastAsia="Arial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53" w:author="Дина" w:date="2026-07-20T17:15:00Z">
                  <w:rPr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ins w:id="154" w:author="Дина" w:date="2026-07-20T17:15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5" w:author="Дина" w:date="2026-07-20T17:15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Применяет метод Виолы</w:t>
              </w:r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6" w:author="Дина" w:date="2026-07-20T17:15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 xml:space="preserve">Джонса для детектирования объектов на изображениях, использует библиотеку </w:t>
              </w:r>
              <w:proofErr w:type="spellStart"/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7" w:author="Дина" w:date="2026-07-20T17:15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OpenCV</w:t>
              </w:r>
              <w:proofErr w:type="spellEnd"/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8" w:author="Дина" w:date="2026-07-20T17:15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, настраивает каскадные классификаторы и оценивает качество детекции (точность, полнота)</w:t>
              </w:r>
            </w:ins>
            <w:del w:id="159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60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61" w:author="Дина" w:date="2026-07-20T18:08:00Z">
              <w:tcPr>
                <w:tcW w:w="992" w:type="dxa"/>
                <w:gridSpan w:val="2"/>
              </w:tcPr>
            </w:tcPrChange>
          </w:tcPr>
          <w:p w14:paraId="5E6FE1E2" w14:textId="0FE6BBCB" w:rsidR="0070324B" w:rsidRPr="0008068E" w:rsidRDefault="0008068E" w:rsidP="00A76D3B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62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63" w:author="Дина" w:date="2026-07-20T17:15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</w:t>
              </w:r>
            </w:ins>
            <w:ins w:id="164" w:author="Дина" w:date="2026-07-20T17:16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щий</w:t>
              </w:r>
            </w:ins>
            <w:del w:id="165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6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1.3, 3.1, 3.2</w:delText>
              </w:r>
            </w:del>
          </w:p>
        </w:tc>
        <w:tc>
          <w:tcPr>
            <w:tcW w:w="2088" w:type="dxa"/>
            <w:gridSpan w:val="2"/>
            <w:tcPrChange w:id="167" w:author="Дина" w:date="2026-07-20T18:08:00Z">
              <w:tcPr>
                <w:tcW w:w="2655" w:type="dxa"/>
                <w:gridSpan w:val="3"/>
              </w:tcPr>
            </w:tcPrChange>
          </w:tcPr>
          <w:p w14:paraId="053986C7" w14:textId="10B549DE" w:rsidR="0070324B" w:rsidRPr="0008068E" w:rsidRDefault="0008068E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68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69" w:author="Дина" w:date="2026-07-20T17:16:00Z">
              <w:r w:rsidRPr="0008068E"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70" w:author="Дина" w:date="2026-07-20T17:16:00Z">
                    <w:rPr>
                      <w:rFonts w:ascii="Arial" w:eastAsia="Calibri" w:hAnsi="Arial" w:cs="Arial"/>
                      <w:kern w:val="0"/>
                      <w:sz w:val="22"/>
                      <w:szCs w:val="22"/>
                      <w:lang w:val="ru" w:eastAsia="ru-RU"/>
                      <w14:ligatures w14:val="none"/>
                    </w:rPr>
                  </w:rPrChange>
                </w:rPr>
                <w:t>ЛР-1</w:t>
              </w:r>
            </w:ins>
          </w:p>
        </w:tc>
        <w:tc>
          <w:tcPr>
            <w:tcW w:w="3110" w:type="dxa"/>
            <w:tcPrChange w:id="171" w:author="Дина" w:date="2026-07-20T18:08:00Z">
              <w:tcPr>
                <w:tcW w:w="3110" w:type="dxa"/>
              </w:tcPr>
            </w:tcPrChange>
          </w:tcPr>
          <w:p w14:paraId="65BFE224" w14:textId="0D124152" w:rsidR="0070324B" w:rsidRPr="0008068E" w:rsidRDefault="0008068E" w:rsidP="00A76D3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72" w:author="Дина" w:date="2026-07-20T17:1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173" w:author="Дина" w:date="2026-07-20T17:17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74" w:author="Дина" w:date="2026-07-20T17:1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75" w:author="Дина" w:date="2026-07-20T17:1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/labs/lab01_viola_jones</w:t>
              </w:r>
            </w:ins>
            <w:del w:id="176" w:author="Дина" w:date="2026-07-20T16:44:00Z">
              <w:r w:rsidR="0070324B"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77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08068E" w:rsidDel="00525073" w14:paraId="46A79640" w14:textId="77777777" w:rsidTr="000C2A9F">
        <w:trPr>
          <w:del w:id="178" w:author="Дина" w:date="2026-07-20T16:58:00Z"/>
        </w:trPr>
        <w:tc>
          <w:tcPr>
            <w:tcW w:w="3096" w:type="dxa"/>
            <w:tcPrChange w:id="179" w:author="Дина" w:date="2026-07-20T18:08:00Z">
              <w:tcPr>
                <w:tcW w:w="3096" w:type="dxa"/>
              </w:tcPr>
            </w:tcPrChange>
          </w:tcPr>
          <w:p w14:paraId="558CBD13" w14:textId="712882CE" w:rsidR="0070324B" w:rsidRPr="0008068E" w:rsidDel="00525073" w:rsidRDefault="0070324B" w:rsidP="00A76D3B">
            <w:pPr>
              <w:rPr>
                <w:del w:id="180" w:author="Дина" w:date="2026-07-20T16:58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181" w:author="Дина" w:date="2026-07-20T17:17:00Z">
                  <w:rPr>
                    <w:del w:id="182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83" w:author="Дина" w:date="2026-07-20T16:58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84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1.3.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От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85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перцептрона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86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к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87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современным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88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сверточным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89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архитектурам</w:delText>
              </w:r>
            </w:del>
          </w:p>
        </w:tc>
        <w:tc>
          <w:tcPr>
            <w:tcW w:w="868" w:type="dxa"/>
            <w:tcPrChange w:id="190" w:author="Дина" w:date="2026-07-20T18:08:00Z">
              <w:tcPr>
                <w:tcW w:w="868" w:type="dxa"/>
              </w:tcPr>
            </w:tcPrChange>
          </w:tcPr>
          <w:p w14:paraId="133E5C92" w14:textId="3A2F14C5" w:rsidR="0070324B" w:rsidRPr="0008068E" w:rsidDel="00525073" w:rsidRDefault="0070324B" w:rsidP="00A76D3B">
            <w:pPr>
              <w:rPr>
                <w:del w:id="191" w:author="Дина" w:date="2026-07-20T16:58:00Z"/>
                <w:rFonts w:ascii="Arial" w:eastAsia="Arial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92" w:author="Дина" w:date="2026-07-20T17:17:00Z">
                  <w:rPr>
                    <w:del w:id="193" w:author="Дина" w:date="2026-07-20T16:58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194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95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Многослойный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96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97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персептрон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98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,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99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Сверточные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200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201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нейронные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202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203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сети</w:delText>
              </w:r>
            </w:del>
          </w:p>
        </w:tc>
        <w:tc>
          <w:tcPr>
            <w:tcW w:w="851" w:type="dxa"/>
            <w:tcPrChange w:id="204" w:author="Дина" w:date="2026-07-20T18:08:00Z">
              <w:tcPr>
                <w:tcW w:w="993" w:type="dxa"/>
              </w:tcPr>
            </w:tcPrChange>
          </w:tcPr>
          <w:p w14:paraId="5A71F845" w14:textId="1D19C3B4" w:rsidR="0070324B" w:rsidRPr="0008068E" w:rsidDel="00525073" w:rsidRDefault="0070324B" w:rsidP="00A76D3B">
            <w:pPr>
              <w:jc w:val="center"/>
              <w:rPr>
                <w:del w:id="205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206" w:author="Дина" w:date="2026-07-20T17:17:00Z">
                  <w:rPr>
                    <w:del w:id="207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08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209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210" w:author="Дина" w:date="2026-07-20T18:08:00Z">
              <w:tcPr>
                <w:tcW w:w="425" w:type="dxa"/>
              </w:tcPr>
            </w:tcPrChange>
          </w:tcPr>
          <w:p w14:paraId="614E67D9" w14:textId="36E3723C" w:rsidR="0070324B" w:rsidRPr="0008068E" w:rsidDel="00525073" w:rsidRDefault="0070324B" w:rsidP="00A76D3B">
            <w:pPr>
              <w:jc w:val="center"/>
              <w:rPr>
                <w:del w:id="211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212" w:author="Дина" w:date="2026-07-20T17:17:00Z">
                  <w:rPr>
                    <w:del w:id="213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14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215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216" w:author="Дина" w:date="2026-07-20T18:08:00Z">
              <w:tcPr>
                <w:tcW w:w="2693" w:type="dxa"/>
              </w:tcPr>
            </w:tcPrChange>
          </w:tcPr>
          <w:p w14:paraId="17F2E88B" w14:textId="3EC96C5B" w:rsidR="0070324B" w:rsidRPr="0008068E" w:rsidDel="00525073" w:rsidRDefault="0070324B" w:rsidP="00A76D3B">
            <w:pPr>
              <w:jc w:val="center"/>
              <w:rPr>
                <w:del w:id="217" w:author="Дина" w:date="2026-07-20T16:58:00Z"/>
                <w:rFonts w:ascii="Arial" w:eastAsia="Arial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218" w:author="Дина" w:date="2026-07-20T17:17:00Z">
                  <w:rPr>
                    <w:del w:id="219" w:author="Дина" w:date="2026-07-20T16:58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220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221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222" w:author="Дина" w:date="2026-07-20T18:08:00Z">
              <w:tcPr>
                <w:tcW w:w="992" w:type="dxa"/>
                <w:gridSpan w:val="2"/>
              </w:tcPr>
            </w:tcPrChange>
          </w:tcPr>
          <w:p w14:paraId="5CCFE7DF" w14:textId="40B7E369" w:rsidR="0070324B" w:rsidRPr="0008068E" w:rsidDel="00525073" w:rsidRDefault="0070324B" w:rsidP="00A76D3B">
            <w:pPr>
              <w:jc w:val="center"/>
              <w:rPr>
                <w:del w:id="223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224" w:author="Дина" w:date="2026-07-20T17:17:00Z">
                  <w:rPr>
                    <w:del w:id="225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26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227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1.3, 3.1, 3.2</w:delText>
              </w:r>
            </w:del>
          </w:p>
        </w:tc>
        <w:tc>
          <w:tcPr>
            <w:tcW w:w="2088" w:type="dxa"/>
            <w:gridSpan w:val="2"/>
            <w:tcPrChange w:id="228" w:author="Дина" w:date="2026-07-20T18:08:00Z">
              <w:tcPr>
                <w:tcW w:w="2655" w:type="dxa"/>
                <w:gridSpan w:val="3"/>
              </w:tcPr>
            </w:tcPrChange>
          </w:tcPr>
          <w:p w14:paraId="2EFF4BE0" w14:textId="699C05CA" w:rsidR="0070324B" w:rsidRPr="0008068E" w:rsidDel="00525073" w:rsidRDefault="0070324B" w:rsidP="0070324B">
            <w:pPr>
              <w:jc w:val="center"/>
              <w:rPr>
                <w:del w:id="229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230" w:author="Дина" w:date="2026-07-20T17:17:00Z">
                  <w:rPr>
                    <w:del w:id="231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232" w:author="Дина" w:date="2026-07-20T18:08:00Z">
              <w:tcPr>
                <w:tcW w:w="3110" w:type="dxa"/>
              </w:tcPr>
            </w:tcPrChange>
          </w:tcPr>
          <w:p w14:paraId="56596E4E" w14:textId="2196FDA3" w:rsidR="0070324B" w:rsidRPr="0008068E" w:rsidDel="00525073" w:rsidRDefault="0070324B" w:rsidP="00A76D3B">
            <w:pPr>
              <w:jc w:val="center"/>
              <w:rPr>
                <w:del w:id="233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234" w:author="Дина" w:date="2026-07-20T17:17:00Z">
                  <w:rPr>
                    <w:del w:id="235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36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237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08068E" w:rsidDel="00525073" w14:paraId="263BE87F" w14:textId="77777777" w:rsidTr="000C2A9F">
        <w:trPr>
          <w:del w:id="238" w:author="Дина" w:date="2026-07-20T16:58:00Z"/>
        </w:trPr>
        <w:tc>
          <w:tcPr>
            <w:tcW w:w="3096" w:type="dxa"/>
            <w:tcPrChange w:id="239" w:author="Дина" w:date="2026-07-20T18:08:00Z">
              <w:tcPr>
                <w:tcW w:w="3096" w:type="dxa"/>
              </w:tcPr>
            </w:tcPrChange>
          </w:tcPr>
          <w:p w14:paraId="3309C426" w14:textId="2DC0FE07" w:rsidR="0070324B" w:rsidRPr="0008068E" w:rsidDel="00525073" w:rsidRDefault="0070324B" w:rsidP="00C567C2">
            <w:pPr>
              <w:rPr>
                <w:del w:id="240" w:author="Дина" w:date="2026-07-20T16:58:00Z"/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en-US" w:eastAsia="ru-RU"/>
                <w14:ligatures w14:val="none"/>
                <w:rPrChange w:id="241" w:author="Дина" w:date="2026-07-20T17:17:00Z">
                  <w:rPr>
                    <w:del w:id="242" w:author="Дина" w:date="2026-07-20T16:58:00Z"/>
                    <w:rFonts w:ascii="Arial" w:eastAsia="Arial" w:hAnsi="Arial" w:cs="Arial"/>
                    <w:b/>
                    <w:bCs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243" w:author="Дина" w:date="2026-07-20T16:58:00Z"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244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1.4.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Глубокие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245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архитектуры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246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: ResNet, Inception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и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247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эффективные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248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сети</w:delText>
              </w:r>
              <w:r w:rsidRPr="0008068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249" w:author="Дина" w:date="2026-07-20T17:17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.</w:delText>
              </w:r>
            </w:del>
          </w:p>
        </w:tc>
        <w:tc>
          <w:tcPr>
            <w:tcW w:w="868" w:type="dxa"/>
            <w:tcPrChange w:id="250" w:author="Дина" w:date="2026-07-20T18:08:00Z">
              <w:tcPr>
                <w:tcW w:w="868" w:type="dxa"/>
              </w:tcPr>
            </w:tcPrChange>
          </w:tcPr>
          <w:p w14:paraId="18B6A6B2" w14:textId="5FDE2975" w:rsidR="0070324B" w:rsidRPr="0008068E" w:rsidDel="00525073" w:rsidRDefault="0070324B" w:rsidP="00C567C2">
            <w:pPr>
              <w:rPr>
                <w:del w:id="251" w:author="Дина" w:date="2026-07-20T16:58:00Z"/>
                <w:rFonts w:ascii="Arial" w:eastAsia="Arial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252" w:author="Дина" w:date="2026-07-20T17:17:00Z">
                  <w:rPr>
                    <w:del w:id="253" w:author="Дина" w:date="2026-07-20T16:58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254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255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Глубокие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256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257" w:author="Дина" w:date="2026-07-20T17:1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архитектуры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258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: ResNet, Inception </w:delText>
              </w:r>
            </w:del>
          </w:p>
        </w:tc>
        <w:tc>
          <w:tcPr>
            <w:tcW w:w="851" w:type="dxa"/>
            <w:tcPrChange w:id="259" w:author="Дина" w:date="2026-07-20T18:08:00Z">
              <w:tcPr>
                <w:tcW w:w="993" w:type="dxa"/>
              </w:tcPr>
            </w:tcPrChange>
          </w:tcPr>
          <w:p w14:paraId="3225B9AE" w14:textId="5C6D9E15" w:rsidR="0070324B" w:rsidRPr="0008068E" w:rsidDel="00525073" w:rsidRDefault="0070324B" w:rsidP="00C567C2">
            <w:pPr>
              <w:jc w:val="center"/>
              <w:rPr>
                <w:del w:id="260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261" w:author="Дина" w:date="2026-07-20T17:17:00Z">
                  <w:rPr>
                    <w:del w:id="262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63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264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265" w:author="Дина" w:date="2026-07-20T18:08:00Z">
              <w:tcPr>
                <w:tcW w:w="425" w:type="dxa"/>
              </w:tcPr>
            </w:tcPrChange>
          </w:tcPr>
          <w:p w14:paraId="6C5118D5" w14:textId="33512951" w:rsidR="0070324B" w:rsidRPr="0008068E" w:rsidDel="00525073" w:rsidRDefault="0070324B" w:rsidP="00C567C2">
            <w:pPr>
              <w:jc w:val="center"/>
              <w:rPr>
                <w:del w:id="266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267" w:author="Дина" w:date="2026-07-20T17:17:00Z">
                  <w:rPr>
                    <w:del w:id="268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69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270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271" w:author="Дина" w:date="2026-07-20T18:08:00Z">
              <w:tcPr>
                <w:tcW w:w="2693" w:type="dxa"/>
              </w:tcPr>
            </w:tcPrChange>
          </w:tcPr>
          <w:p w14:paraId="7E328E4C" w14:textId="44225C04" w:rsidR="0070324B" w:rsidRPr="0008068E" w:rsidDel="00525073" w:rsidRDefault="0070324B" w:rsidP="00C567C2">
            <w:pPr>
              <w:jc w:val="center"/>
              <w:rPr>
                <w:del w:id="272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273" w:author="Дина" w:date="2026-07-20T17:17:00Z">
                  <w:rPr>
                    <w:del w:id="274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75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276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277" w:author="Дина" w:date="2026-07-20T18:08:00Z">
              <w:tcPr>
                <w:tcW w:w="992" w:type="dxa"/>
                <w:gridSpan w:val="2"/>
              </w:tcPr>
            </w:tcPrChange>
          </w:tcPr>
          <w:p w14:paraId="748A019A" w14:textId="3ACB906B" w:rsidR="0070324B" w:rsidRPr="0008068E" w:rsidDel="00525073" w:rsidRDefault="0070324B" w:rsidP="00C567C2">
            <w:pPr>
              <w:jc w:val="center"/>
              <w:rPr>
                <w:del w:id="278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279" w:author="Дина" w:date="2026-07-20T17:17:00Z">
                  <w:rPr>
                    <w:del w:id="280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81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282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1.3, 3.1, 3.2</w:delText>
              </w:r>
            </w:del>
          </w:p>
        </w:tc>
        <w:tc>
          <w:tcPr>
            <w:tcW w:w="2088" w:type="dxa"/>
            <w:gridSpan w:val="2"/>
            <w:tcPrChange w:id="283" w:author="Дина" w:date="2026-07-20T18:08:00Z">
              <w:tcPr>
                <w:tcW w:w="2655" w:type="dxa"/>
                <w:gridSpan w:val="3"/>
              </w:tcPr>
            </w:tcPrChange>
          </w:tcPr>
          <w:p w14:paraId="6D6C64DB" w14:textId="2E703C9A" w:rsidR="0070324B" w:rsidRPr="0008068E" w:rsidDel="00525073" w:rsidRDefault="0070324B" w:rsidP="0070324B">
            <w:pPr>
              <w:jc w:val="center"/>
              <w:rPr>
                <w:del w:id="284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285" w:author="Дина" w:date="2026-07-20T17:17:00Z">
                  <w:rPr>
                    <w:del w:id="286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287" w:author="Дина" w:date="2026-07-20T18:08:00Z">
              <w:tcPr>
                <w:tcW w:w="3110" w:type="dxa"/>
              </w:tcPr>
            </w:tcPrChange>
          </w:tcPr>
          <w:p w14:paraId="308E1D54" w14:textId="22D1B0B8" w:rsidR="0070324B" w:rsidRPr="0008068E" w:rsidDel="00525073" w:rsidRDefault="0070324B" w:rsidP="00C567C2">
            <w:pPr>
              <w:jc w:val="center"/>
              <w:rPr>
                <w:del w:id="288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289" w:author="Дина" w:date="2026-07-20T17:17:00Z">
                  <w:rPr>
                    <w:del w:id="290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291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292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CF4B48" w14:paraId="141484A5" w14:textId="00969BDE" w:rsidTr="000C2A9F">
        <w:tc>
          <w:tcPr>
            <w:tcW w:w="3096" w:type="dxa"/>
            <w:tcPrChange w:id="293" w:author="Дина" w:date="2026-07-20T18:08:00Z">
              <w:tcPr>
                <w:tcW w:w="3096" w:type="dxa"/>
              </w:tcPr>
            </w:tcPrChange>
          </w:tcPr>
          <w:p w14:paraId="53C37B96" w14:textId="11CB76B7" w:rsidR="0070324B" w:rsidRPr="00F15E6E" w:rsidRDefault="0070324B" w:rsidP="00C567C2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7F4875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1.</w:t>
            </w:r>
            <w:r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5</w:t>
            </w:r>
            <w:r w:rsidRPr="007F4875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. Лабораторная работа: Сравнительный анализ классических архитектур</w:t>
            </w:r>
          </w:p>
        </w:tc>
        <w:tc>
          <w:tcPr>
            <w:tcW w:w="868" w:type="dxa"/>
            <w:tcPrChange w:id="294" w:author="Дина" w:date="2026-07-20T18:08:00Z">
              <w:tcPr>
                <w:tcW w:w="868" w:type="dxa"/>
              </w:tcPr>
            </w:tcPrChange>
          </w:tcPr>
          <w:p w14:paraId="0D6909EE" w14:textId="70324BC0" w:rsidR="0070324B" w:rsidRPr="0008068E" w:rsidRDefault="0008068E" w:rsidP="00C567C2">
            <w:pPr>
              <w:rPr>
                <w:rFonts w:ascii="Arial" w:eastAsia="Arial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295" w:author="Дина" w:date="2026-07-20T17:18:00Z">
                  <w:rPr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ins w:id="296" w:author="Дина" w:date="2026-07-20T17:17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297" w:author="Дина" w:date="2026-07-20T17:1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</w:ins>
            <w:del w:id="298" w:author="Дина" w:date="2026-07-20T16:37:00Z">
              <w:r w:rsidR="0070324B"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299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Многослойный персептрон, Сверточные нейронные сети</w:delText>
              </w:r>
            </w:del>
          </w:p>
        </w:tc>
        <w:tc>
          <w:tcPr>
            <w:tcW w:w="851" w:type="dxa"/>
            <w:tcPrChange w:id="300" w:author="Дина" w:date="2026-07-20T18:08:00Z">
              <w:tcPr>
                <w:tcW w:w="993" w:type="dxa"/>
              </w:tcPr>
            </w:tcPrChange>
          </w:tcPr>
          <w:p w14:paraId="11AE9A2C" w14:textId="76F696A0" w:rsidR="0070324B" w:rsidRPr="0008068E" w:rsidRDefault="0008068E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301" w:author="Дина" w:date="2026-07-20T17:1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302" w:author="Дина" w:date="2026-07-20T17:18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03" w:author="Дина" w:date="2026-07-20T17:1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1.3, 3.1</w:t>
              </w:r>
            </w:ins>
            <w:del w:id="304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05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306" w:author="Дина" w:date="2026-07-20T18:08:00Z">
              <w:tcPr>
                <w:tcW w:w="425" w:type="dxa"/>
              </w:tcPr>
            </w:tcPrChange>
          </w:tcPr>
          <w:p w14:paraId="725D51FD" w14:textId="1A49A4EB" w:rsidR="0070324B" w:rsidRPr="0008068E" w:rsidRDefault="0008068E" w:rsidP="00C567C2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307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308" w:author="Дина" w:date="2026-07-20T17:18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</w:t>
              </w:r>
            </w:ins>
            <w:del w:id="309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310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4</w:delText>
              </w:r>
            </w:del>
          </w:p>
        </w:tc>
        <w:tc>
          <w:tcPr>
            <w:tcW w:w="2835" w:type="dxa"/>
            <w:tcPrChange w:id="311" w:author="Дина" w:date="2026-07-20T18:08:00Z">
              <w:tcPr>
                <w:tcW w:w="2693" w:type="dxa"/>
              </w:tcPr>
            </w:tcPrChange>
          </w:tcPr>
          <w:p w14:paraId="011F461C" w14:textId="2D0C82A9" w:rsidR="0070324B" w:rsidRPr="00ED2606" w:rsidRDefault="00ED2606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312" w:author="Дина" w:date="2026-07-20T17:19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313" w:author="Дина" w:date="2026-07-20T17:18:00Z">
              <w:r w:rsidRPr="00ED260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14" w:author="Дина" w:date="2026-07-20T17:1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Реализует и сравнивает многослойный перцептрон и базовые </w:t>
              </w:r>
              <w:proofErr w:type="spellStart"/>
              <w:r w:rsidRPr="00ED260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15" w:author="Дина" w:date="2026-07-20T17:1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свёрточные</w:t>
              </w:r>
              <w:proofErr w:type="spellEnd"/>
              <w:r w:rsidRPr="00ED260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16" w:author="Дина" w:date="2026-07-20T17:1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сети (</w:t>
              </w:r>
              <w:proofErr w:type="spellStart"/>
              <w:r w:rsidRPr="00ED260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17" w:author="Дина" w:date="2026-07-20T17:1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LeNet</w:t>
              </w:r>
              <w:proofErr w:type="spellEnd"/>
              <w:r w:rsidRPr="00ED260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18" w:author="Дина" w:date="2026-07-20T17:1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, </w:t>
              </w:r>
              <w:proofErr w:type="spellStart"/>
              <w:r w:rsidRPr="00ED260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19" w:author="Дина" w:date="2026-07-20T17:1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AlexNet</w:t>
              </w:r>
              <w:proofErr w:type="spellEnd"/>
              <w:r w:rsidRPr="00ED260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320" w:author="Дина" w:date="2026-07-20T17:1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) для классификации изображений, анализирует влияние глубины и регуляризации на точность</w:t>
              </w:r>
            </w:ins>
            <w:del w:id="321" w:author="Дина" w:date="2026-07-20T17:06:00Z">
              <w:r w:rsidR="0070324B" w:rsidRPr="00ED260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22" w:author="Дина" w:date="2026-07-20T17:19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323" w:author="Дина" w:date="2026-07-20T18:08:00Z">
              <w:tcPr>
                <w:tcW w:w="992" w:type="dxa"/>
                <w:gridSpan w:val="2"/>
              </w:tcPr>
            </w:tcPrChange>
          </w:tcPr>
          <w:p w14:paraId="27D14291" w14:textId="246E49D8" w:rsidR="0070324B" w:rsidRPr="0008068E" w:rsidRDefault="00ED2606" w:rsidP="00C567C2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324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325" w:author="Дина" w:date="2026-07-20T17:19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326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327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1.3, 3.1, 3.2</w:delText>
              </w:r>
            </w:del>
          </w:p>
        </w:tc>
        <w:tc>
          <w:tcPr>
            <w:tcW w:w="2088" w:type="dxa"/>
            <w:gridSpan w:val="2"/>
            <w:tcPrChange w:id="328" w:author="Дина" w:date="2026-07-20T18:08:00Z">
              <w:tcPr>
                <w:tcW w:w="2655" w:type="dxa"/>
                <w:gridSpan w:val="3"/>
              </w:tcPr>
            </w:tcPrChange>
          </w:tcPr>
          <w:p w14:paraId="21F37677" w14:textId="49AE3A3D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329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330" w:author="Дина" w:date="2026-07-20T17:35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ЛР-2</w:t>
              </w:r>
            </w:ins>
          </w:p>
        </w:tc>
        <w:tc>
          <w:tcPr>
            <w:tcW w:w="3110" w:type="dxa"/>
            <w:tcPrChange w:id="331" w:author="Дина" w:date="2026-07-20T18:08:00Z">
              <w:tcPr>
                <w:tcW w:w="3110" w:type="dxa"/>
              </w:tcPr>
            </w:tcPrChange>
          </w:tcPr>
          <w:p w14:paraId="2CE64507" w14:textId="3520EE55" w:rsidR="0070324B" w:rsidRPr="00CF4B48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332" w:author="Дина" w:date="2026-07-20T17:3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333" w:author="Дина" w:date="2026-07-20T17:36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334" w:author="Дина" w:date="2026-07-20T17:3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335" w:author="Дина" w:date="2026-07-20T17:3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/labs/lab02_cnn_comparison</w:t>
              </w:r>
            </w:ins>
            <w:del w:id="336" w:author="Дина" w:date="2026-07-20T16:44:00Z"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37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CF4B48" w:rsidDel="00525073" w14:paraId="63532268" w14:textId="77777777" w:rsidTr="000C2A9F">
        <w:trPr>
          <w:del w:id="338" w:author="Дина" w:date="2026-07-20T16:58:00Z"/>
        </w:trPr>
        <w:tc>
          <w:tcPr>
            <w:tcW w:w="3096" w:type="dxa"/>
            <w:tcPrChange w:id="339" w:author="Дина" w:date="2026-07-20T18:08:00Z">
              <w:tcPr>
                <w:tcW w:w="3096" w:type="dxa"/>
              </w:tcPr>
            </w:tcPrChange>
          </w:tcPr>
          <w:p w14:paraId="4F8E2AE8" w14:textId="353FD047" w:rsidR="0070324B" w:rsidRPr="00CF4B48" w:rsidDel="00525073" w:rsidRDefault="0070324B" w:rsidP="00C567C2">
            <w:pPr>
              <w:rPr>
                <w:del w:id="340" w:author="Дина" w:date="2026-07-20T16:58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341" w:author="Дина" w:date="2026-07-20T17:36:00Z">
                  <w:rPr>
                    <w:del w:id="342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343" w:author="Дина" w:date="2026-07-20T16:58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344" w:author="Дина" w:date="2026-07-20T17:36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1.6.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Продвинутые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345" w:author="Дина" w:date="2026-07-20T17:36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методы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346" w:author="Дина" w:date="2026-07-20T17:36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регуляризации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347" w:author="Дина" w:date="2026-07-20T17:36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и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348" w:author="Дина" w:date="2026-07-20T17:36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оптимизации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349" w:author="Дина" w:date="2026-07-20T17:36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.</w:delText>
              </w:r>
            </w:del>
          </w:p>
        </w:tc>
        <w:tc>
          <w:tcPr>
            <w:tcW w:w="868" w:type="dxa"/>
            <w:tcPrChange w:id="350" w:author="Дина" w:date="2026-07-20T18:08:00Z">
              <w:tcPr>
                <w:tcW w:w="868" w:type="dxa"/>
              </w:tcPr>
            </w:tcPrChange>
          </w:tcPr>
          <w:p w14:paraId="1C10E093" w14:textId="6C261413" w:rsidR="0070324B" w:rsidRPr="00CF4B48" w:rsidDel="00525073" w:rsidRDefault="0070324B" w:rsidP="00C567C2">
            <w:pPr>
              <w:rPr>
                <w:del w:id="351" w:author="Дина" w:date="2026-07-20T16:58:00Z"/>
                <w:rFonts w:ascii="Arial" w:eastAsia="Arial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352" w:author="Дина" w:date="2026-07-20T17:36:00Z">
                  <w:rPr>
                    <w:del w:id="353" w:author="Дина" w:date="2026-07-20T16:58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354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55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Продвинутая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356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57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оптимизация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358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(AdamW, LAMB / LARS), Stochastic Weight Averaging ,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59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Продвинутые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360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61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аугментации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362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(CutMix, MixUp, AugMix) </w:delText>
              </w:r>
            </w:del>
          </w:p>
        </w:tc>
        <w:tc>
          <w:tcPr>
            <w:tcW w:w="851" w:type="dxa"/>
            <w:tcPrChange w:id="363" w:author="Дина" w:date="2026-07-20T18:08:00Z">
              <w:tcPr>
                <w:tcW w:w="993" w:type="dxa"/>
              </w:tcPr>
            </w:tcPrChange>
          </w:tcPr>
          <w:p w14:paraId="4E841628" w14:textId="394B6DAB" w:rsidR="0070324B" w:rsidRPr="00CF4B48" w:rsidDel="00525073" w:rsidRDefault="0070324B" w:rsidP="00C567C2">
            <w:pPr>
              <w:jc w:val="center"/>
              <w:rPr>
                <w:del w:id="364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365" w:author="Дина" w:date="2026-07-20T17:36:00Z">
                  <w:rPr>
                    <w:del w:id="366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367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68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369" w:author="Дина" w:date="2026-07-20T18:08:00Z">
              <w:tcPr>
                <w:tcW w:w="425" w:type="dxa"/>
              </w:tcPr>
            </w:tcPrChange>
          </w:tcPr>
          <w:p w14:paraId="3C52E38F" w14:textId="2A29F7B1" w:rsidR="0070324B" w:rsidRPr="00CF4B48" w:rsidDel="00525073" w:rsidRDefault="0070324B" w:rsidP="00C567C2">
            <w:pPr>
              <w:jc w:val="center"/>
              <w:rPr>
                <w:del w:id="370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371" w:author="Дина" w:date="2026-07-20T17:36:00Z">
                  <w:rPr>
                    <w:del w:id="372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373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374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375" w:author="Дина" w:date="2026-07-20T18:08:00Z">
              <w:tcPr>
                <w:tcW w:w="2693" w:type="dxa"/>
              </w:tcPr>
            </w:tcPrChange>
          </w:tcPr>
          <w:p w14:paraId="52F0B56C" w14:textId="180139EC" w:rsidR="0070324B" w:rsidRPr="00CF4B48" w:rsidDel="00525073" w:rsidRDefault="0070324B" w:rsidP="00C567C2">
            <w:pPr>
              <w:jc w:val="center"/>
              <w:rPr>
                <w:del w:id="376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377" w:author="Дина" w:date="2026-07-20T17:36:00Z">
                  <w:rPr>
                    <w:del w:id="378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379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380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381" w:author="Дина" w:date="2026-07-20T18:08:00Z">
              <w:tcPr>
                <w:tcW w:w="992" w:type="dxa"/>
                <w:gridSpan w:val="2"/>
              </w:tcPr>
            </w:tcPrChange>
          </w:tcPr>
          <w:p w14:paraId="776CCD38" w14:textId="3A7CECF2" w:rsidR="0070324B" w:rsidRPr="00CF4B48" w:rsidDel="00525073" w:rsidRDefault="0070324B" w:rsidP="00C567C2">
            <w:pPr>
              <w:jc w:val="center"/>
              <w:rPr>
                <w:del w:id="382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383" w:author="Дина" w:date="2026-07-20T17:36:00Z">
                  <w:rPr>
                    <w:del w:id="384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385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386" w:author="Дина" w:date="2026-07-20T17:3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1.3, 3.1, 3.2</w:delText>
              </w:r>
            </w:del>
          </w:p>
        </w:tc>
        <w:tc>
          <w:tcPr>
            <w:tcW w:w="2088" w:type="dxa"/>
            <w:gridSpan w:val="2"/>
            <w:tcPrChange w:id="387" w:author="Дина" w:date="2026-07-20T18:08:00Z">
              <w:tcPr>
                <w:tcW w:w="2655" w:type="dxa"/>
                <w:gridSpan w:val="3"/>
              </w:tcPr>
            </w:tcPrChange>
          </w:tcPr>
          <w:p w14:paraId="2409C725" w14:textId="659AC153" w:rsidR="0070324B" w:rsidRPr="00CF4B48" w:rsidDel="00525073" w:rsidRDefault="0070324B" w:rsidP="0070324B">
            <w:pPr>
              <w:jc w:val="center"/>
              <w:rPr>
                <w:del w:id="388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389" w:author="Дина" w:date="2026-07-20T17:36:00Z">
                  <w:rPr>
                    <w:del w:id="390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391" w:author="Дина" w:date="2026-07-20T18:08:00Z">
              <w:tcPr>
                <w:tcW w:w="3110" w:type="dxa"/>
              </w:tcPr>
            </w:tcPrChange>
          </w:tcPr>
          <w:p w14:paraId="3078293C" w14:textId="7CF77CF1" w:rsidR="0070324B" w:rsidRPr="00CF4B48" w:rsidDel="00525073" w:rsidRDefault="0070324B" w:rsidP="00C567C2">
            <w:pPr>
              <w:jc w:val="center"/>
              <w:rPr>
                <w:del w:id="392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393" w:author="Дина" w:date="2026-07-20T17:36:00Z">
                  <w:rPr>
                    <w:del w:id="394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395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396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CF4B48" w14:paraId="62F3836C" w14:textId="1E41CB73" w:rsidTr="000C2A9F">
        <w:tc>
          <w:tcPr>
            <w:tcW w:w="3096" w:type="dxa"/>
            <w:tcPrChange w:id="397" w:author="Дина" w:date="2026-07-20T18:08:00Z">
              <w:tcPr>
                <w:tcW w:w="3096" w:type="dxa"/>
              </w:tcPr>
            </w:tcPrChange>
          </w:tcPr>
          <w:p w14:paraId="5822187F" w14:textId="6D626C5B" w:rsidR="0070324B" w:rsidRPr="00F15E6E" w:rsidRDefault="0070324B" w:rsidP="00C567C2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Модуль 2. Основные задачи компьютерного зрения: детекция, сегментация, генерация</w:t>
            </w:r>
          </w:p>
        </w:tc>
        <w:tc>
          <w:tcPr>
            <w:tcW w:w="868" w:type="dxa"/>
            <w:tcPrChange w:id="398" w:author="Дина" w:date="2026-07-20T18:08:00Z">
              <w:tcPr>
                <w:tcW w:w="868" w:type="dxa"/>
              </w:tcPr>
            </w:tcPrChange>
          </w:tcPr>
          <w:p w14:paraId="2F12A298" w14:textId="17EC7785" w:rsidR="0070324B" w:rsidRPr="0008068E" w:rsidRDefault="0008068E" w:rsidP="00C567C2">
            <w:pPr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399" w:author="Дина" w:date="2026-07-20T17:1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400" w:author="Дина" w:date="2026-07-20T17:17:00Z">
              <w:r w:rsidRPr="0008068E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01" w:author="Дина" w:date="2026-07-20T17:1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</w:ins>
            <w:del w:id="402" w:author="Дина" w:date="2026-07-20T16:37:00Z">
              <w:r w:rsidR="0070324B"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03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851" w:type="dxa"/>
            <w:tcPrChange w:id="404" w:author="Дина" w:date="2026-07-20T18:08:00Z">
              <w:tcPr>
                <w:tcW w:w="993" w:type="dxa"/>
              </w:tcPr>
            </w:tcPrChange>
          </w:tcPr>
          <w:p w14:paraId="78F46E9E" w14:textId="3F6D32C0" w:rsidR="0070324B" w:rsidRPr="00CF4B48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405" w:author="Дина" w:date="2026-07-20T17:3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406" w:author="Дина" w:date="2026-07-20T17:36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07" w:author="Дина" w:date="2026-07-20T17:3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</w:t>
              </w:r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08" w:author="Дина" w:date="2026-07-20T17:3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.3, 3.1, 3.3</w:t>
              </w:r>
            </w:ins>
            <w:del w:id="409" w:author="Дина" w:date="2026-07-20T17:02:00Z">
              <w:r w:rsidR="0070324B" w:rsidRPr="00CF4B48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10" w:author="Дина" w:date="2026-07-20T17:3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567" w:type="dxa"/>
            <w:tcPrChange w:id="411" w:author="Дина" w:date="2026-07-20T18:08:00Z">
              <w:tcPr>
                <w:tcW w:w="425" w:type="dxa"/>
              </w:tcPr>
            </w:tcPrChange>
          </w:tcPr>
          <w:p w14:paraId="54449597" w14:textId="39113E86" w:rsidR="0070324B" w:rsidRPr="0008068E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412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413" w:author="Дина" w:date="2026-07-20T17:37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С</w:t>
              </w:r>
            </w:ins>
            <w:del w:id="414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415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16</w:delText>
              </w:r>
            </w:del>
          </w:p>
        </w:tc>
        <w:tc>
          <w:tcPr>
            <w:tcW w:w="2835" w:type="dxa"/>
            <w:tcPrChange w:id="416" w:author="Дина" w:date="2026-07-20T18:08:00Z">
              <w:tcPr>
                <w:tcW w:w="2693" w:type="dxa"/>
              </w:tcPr>
            </w:tcPrChange>
          </w:tcPr>
          <w:p w14:paraId="662B94CD" w14:textId="1CA0080A" w:rsidR="0070324B" w:rsidRPr="00CF4B48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417" w:author="Дина" w:date="2026-07-20T17:3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418" w:author="Дина" w:date="2026-07-20T17:37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19" w:author="Дина" w:date="2026-07-20T17:3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Разрабатывает и обучает современные модели для детекции объектов, сегментации и генерации изображений, используя одностадийные и двухстадийные архитектуры, а также генеративные состязательные сети</w:t>
              </w:r>
            </w:ins>
            <w:del w:id="420" w:author="Дина" w:date="2026-07-20T17:06:00Z">
              <w:r w:rsidR="0070324B" w:rsidRPr="00CF4B48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21" w:author="Дина" w:date="2026-07-20T17:3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422" w:author="Дина" w:date="2026-07-20T18:08:00Z">
              <w:tcPr>
                <w:tcW w:w="992" w:type="dxa"/>
                <w:gridSpan w:val="2"/>
              </w:tcPr>
            </w:tcPrChange>
          </w:tcPr>
          <w:p w14:paraId="30F8593C" w14:textId="0D474943" w:rsidR="0070324B" w:rsidRPr="0008068E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423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424" w:author="Дина" w:date="2026-07-20T17:37:00Z">
              <w:r w:rsidRPr="008E6704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</w:rPr>
                <w:t xml:space="preserve">Текущий </w:t>
              </w:r>
            </w:ins>
            <w:del w:id="425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42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427" w:author="Дина" w:date="2026-07-20T18:08:00Z">
              <w:tcPr>
                <w:tcW w:w="2655" w:type="dxa"/>
                <w:gridSpan w:val="3"/>
              </w:tcPr>
            </w:tcPrChange>
          </w:tcPr>
          <w:p w14:paraId="428427B1" w14:textId="5E89F60D" w:rsidR="0070324B" w:rsidRPr="00CF4B48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428" w:author="Дина" w:date="2026-07-20T17:39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429" w:author="Дина" w:date="2026-07-20T17:38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30" w:author="Дина" w:date="2026-07-20T17:3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ЛР</w:t>
              </w:r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31" w:author="Дина" w:date="2026-07-20T17:3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3, ЛР</w:t>
              </w:r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32" w:author="Дина" w:date="2026-07-20T17:3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4, ЛР</w:t>
              </w:r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433" w:author="Дина" w:date="2026-07-20T17:3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5</w:t>
              </w:r>
            </w:ins>
          </w:p>
        </w:tc>
        <w:tc>
          <w:tcPr>
            <w:tcW w:w="3110" w:type="dxa"/>
            <w:tcPrChange w:id="434" w:author="Дина" w:date="2026-07-20T18:08:00Z">
              <w:tcPr>
                <w:tcW w:w="3110" w:type="dxa"/>
              </w:tcPr>
            </w:tcPrChange>
          </w:tcPr>
          <w:p w14:paraId="5D26C9FA" w14:textId="25BC48EA" w:rsidR="0070324B" w:rsidRPr="00CF4B48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435" w:author="Дина" w:date="2026-07-20T17:41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436" w:author="Дина" w:date="2026-07-20T17:41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437" w:author="Дина" w:date="2026-07-20T17:4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rpd</w:t>
              </w:r>
              <w:proofErr w:type="spellEnd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438" w:author="Дина" w:date="2026-07-20T17:4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/module_02; </w:t>
              </w:r>
              <w:proofErr w:type="spellStart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439" w:author="Дина" w:date="2026-07-20T17:4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440" w:author="Дина" w:date="2026-07-20T17:4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/labs/lab03-05</w: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441" w:author="Дина" w:date="2026-07-20T17:41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442" w:author="Дина" w:date="2026-07-20T16:44:00Z"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43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CF4B48" w:rsidDel="00525073" w14:paraId="075BDA8F" w14:textId="77777777" w:rsidTr="000C2A9F">
        <w:trPr>
          <w:del w:id="444" w:author="Дина" w:date="2026-07-20T16:58:00Z"/>
        </w:trPr>
        <w:tc>
          <w:tcPr>
            <w:tcW w:w="3096" w:type="dxa"/>
            <w:tcPrChange w:id="445" w:author="Дина" w:date="2026-07-20T18:08:00Z">
              <w:tcPr>
                <w:tcW w:w="3096" w:type="dxa"/>
              </w:tcPr>
            </w:tcPrChange>
          </w:tcPr>
          <w:p w14:paraId="3305A312" w14:textId="212D59D8" w:rsidR="0070324B" w:rsidRPr="00CF4B48" w:rsidDel="00525073" w:rsidRDefault="0070324B" w:rsidP="00C567C2">
            <w:pPr>
              <w:rPr>
                <w:del w:id="446" w:author="Дина" w:date="2026-07-20T16:58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447" w:author="Дина" w:date="2026-07-20T17:41:00Z">
                  <w:rPr>
                    <w:del w:id="448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449" w:author="Дина" w:date="2026-07-20T16:58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450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2.1.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Детектирование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451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объектов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452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: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двухэтапные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453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архитектуры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454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(R-CNN). </w:delText>
              </w:r>
            </w:del>
          </w:p>
        </w:tc>
        <w:tc>
          <w:tcPr>
            <w:tcW w:w="868" w:type="dxa"/>
            <w:tcPrChange w:id="455" w:author="Дина" w:date="2026-07-20T18:08:00Z">
              <w:tcPr>
                <w:tcW w:w="868" w:type="dxa"/>
              </w:tcPr>
            </w:tcPrChange>
          </w:tcPr>
          <w:p w14:paraId="7A4DC566" w14:textId="63DC7F12" w:rsidR="0070324B" w:rsidRPr="00CF4B48" w:rsidDel="00525073" w:rsidRDefault="0070324B" w:rsidP="00C567C2">
            <w:pPr>
              <w:rPr>
                <w:del w:id="456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457" w:author="Дина" w:date="2026-07-20T17:41:00Z">
                  <w:rPr>
                    <w:del w:id="458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459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60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Двухэтапные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461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62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архитектуры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463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(R-CNN, Fast R-CNN, Mask R-CNN, Cascade R-CNN).</w:delText>
              </w:r>
              <w:r w:rsidRPr="00CF4B48" w:rsidDel="0070324B">
                <w:rPr>
                  <w:rFonts w:ascii="Arial" w:eastAsia="Arial" w:hAnsi="Arial" w:cs="Arial"/>
                  <w:b/>
                  <w:bCs/>
                  <w:kern w:val="0"/>
                  <w:sz w:val="11"/>
                  <w:szCs w:val="11"/>
                  <w:lang w:val="en-US" w:eastAsia="ru-RU"/>
                  <w14:ligatures w14:val="none"/>
                  <w:rPrChange w:id="464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</w:del>
          </w:p>
        </w:tc>
        <w:tc>
          <w:tcPr>
            <w:tcW w:w="851" w:type="dxa"/>
            <w:tcPrChange w:id="465" w:author="Дина" w:date="2026-07-20T18:08:00Z">
              <w:tcPr>
                <w:tcW w:w="993" w:type="dxa"/>
              </w:tcPr>
            </w:tcPrChange>
          </w:tcPr>
          <w:p w14:paraId="149ACE6C" w14:textId="33013BAD" w:rsidR="0070324B" w:rsidRPr="00CF4B48" w:rsidDel="00525073" w:rsidRDefault="0070324B" w:rsidP="00C567C2">
            <w:pPr>
              <w:jc w:val="center"/>
              <w:rPr>
                <w:del w:id="466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467" w:author="Дина" w:date="2026-07-20T17:41:00Z">
                  <w:rPr>
                    <w:del w:id="468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469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70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471" w:author="Дина" w:date="2026-07-20T18:08:00Z">
              <w:tcPr>
                <w:tcW w:w="425" w:type="dxa"/>
              </w:tcPr>
            </w:tcPrChange>
          </w:tcPr>
          <w:p w14:paraId="11EDBC29" w14:textId="323E9D16" w:rsidR="0070324B" w:rsidRPr="00CF4B48" w:rsidDel="00525073" w:rsidRDefault="0070324B" w:rsidP="00C567C2">
            <w:pPr>
              <w:jc w:val="center"/>
              <w:rPr>
                <w:del w:id="472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473" w:author="Дина" w:date="2026-07-20T17:41:00Z">
                  <w:rPr>
                    <w:del w:id="474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475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476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477" w:author="Дина" w:date="2026-07-20T18:08:00Z">
              <w:tcPr>
                <w:tcW w:w="2693" w:type="dxa"/>
              </w:tcPr>
            </w:tcPrChange>
          </w:tcPr>
          <w:p w14:paraId="685829D7" w14:textId="6F7EBD85" w:rsidR="0070324B" w:rsidRPr="00CF4B48" w:rsidDel="00525073" w:rsidRDefault="0070324B" w:rsidP="00C567C2">
            <w:pPr>
              <w:jc w:val="center"/>
              <w:rPr>
                <w:del w:id="478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479" w:author="Дина" w:date="2026-07-20T17:41:00Z">
                  <w:rPr>
                    <w:del w:id="480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481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482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483" w:author="Дина" w:date="2026-07-20T18:08:00Z">
              <w:tcPr>
                <w:tcW w:w="992" w:type="dxa"/>
                <w:gridSpan w:val="2"/>
              </w:tcPr>
            </w:tcPrChange>
          </w:tcPr>
          <w:p w14:paraId="1949F8BF" w14:textId="527F5290" w:rsidR="0070324B" w:rsidRPr="00CF4B48" w:rsidDel="00525073" w:rsidRDefault="0070324B" w:rsidP="00C567C2">
            <w:pPr>
              <w:jc w:val="center"/>
              <w:rPr>
                <w:del w:id="484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485" w:author="Дина" w:date="2026-07-20T17:41:00Z">
                  <w:rPr>
                    <w:del w:id="486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487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488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489" w:author="Дина" w:date="2026-07-20T18:08:00Z">
              <w:tcPr>
                <w:tcW w:w="2655" w:type="dxa"/>
                <w:gridSpan w:val="3"/>
              </w:tcPr>
            </w:tcPrChange>
          </w:tcPr>
          <w:p w14:paraId="45D8707B" w14:textId="798F390C" w:rsidR="0070324B" w:rsidRPr="00CF4B48" w:rsidDel="00525073" w:rsidRDefault="0070324B" w:rsidP="0070324B">
            <w:pPr>
              <w:jc w:val="center"/>
              <w:rPr>
                <w:del w:id="490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491" w:author="Дина" w:date="2026-07-20T17:41:00Z">
                  <w:rPr>
                    <w:del w:id="492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493" w:author="Дина" w:date="2026-07-20T18:08:00Z">
              <w:tcPr>
                <w:tcW w:w="3110" w:type="dxa"/>
              </w:tcPr>
            </w:tcPrChange>
          </w:tcPr>
          <w:p w14:paraId="50425480" w14:textId="068C804B" w:rsidR="0070324B" w:rsidRPr="00CF4B48" w:rsidDel="00525073" w:rsidRDefault="0070324B" w:rsidP="00C567C2">
            <w:pPr>
              <w:jc w:val="center"/>
              <w:rPr>
                <w:del w:id="494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495" w:author="Дина" w:date="2026-07-20T17:41:00Z">
                  <w:rPr>
                    <w:del w:id="496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497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498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CF4B48" w:rsidDel="00525073" w14:paraId="69DC4D34" w14:textId="77777777" w:rsidTr="000C2A9F">
        <w:trPr>
          <w:del w:id="499" w:author="Дина" w:date="2026-07-20T16:58:00Z"/>
        </w:trPr>
        <w:tc>
          <w:tcPr>
            <w:tcW w:w="3096" w:type="dxa"/>
            <w:tcPrChange w:id="500" w:author="Дина" w:date="2026-07-20T18:08:00Z">
              <w:tcPr>
                <w:tcW w:w="3096" w:type="dxa"/>
              </w:tcPr>
            </w:tcPrChange>
          </w:tcPr>
          <w:p w14:paraId="5A19F9F1" w14:textId="6D0C727E" w:rsidR="0070324B" w:rsidRPr="00CF4B48" w:rsidDel="00525073" w:rsidRDefault="0070324B" w:rsidP="00C567C2">
            <w:pPr>
              <w:rPr>
                <w:del w:id="501" w:author="Дина" w:date="2026-07-20T16:58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502" w:author="Дина" w:date="2026-07-20T17:41:00Z">
                  <w:rPr>
                    <w:del w:id="503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504" w:author="Дина" w:date="2026-07-20T16:58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505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2.2.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Детектирование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506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объектов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507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: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одноэтапные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508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архитектуры</w:delText>
              </w:r>
              <w:r w:rsidRPr="00CF4B48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509" w:author="Дина" w:date="2026-07-20T17:4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(YOLO, SSD) </w:delText>
              </w:r>
            </w:del>
          </w:p>
        </w:tc>
        <w:tc>
          <w:tcPr>
            <w:tcW w:w="868" w:type="dxa"/>
            <w:tcPrChange w:id="510" w:author="Дина" w:date="2026-07-20T18:08:00Z">
              <w:tcPr>
                <w:tcW w:w="868" w:type="dxa"/>
              </w:tcPr>
            </w:tcPrChange>
          </w:tcPr>
          <w:p w14:paraId="31968617" w14:textId="119142FD" w:rsidR="0070324B" w:rsidRPr="00CF4B48" w:rsidDel="00525073" w:rsidRDefault="0070324B" w:rsidP="00C567C2">
            <w:pPr>
              <w:rPr>
                <w:del w:id="511" w:author="Дина" w:date="2026-07-20T16:58:00Z"/>
                <w:rFonts w:ascii="Arial" w:eastAsia="Arial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512" w:author="Дина" w:date="2026-07-20T17:41:00Z">
                  <w:rPr>
                    <w:del w:id="513" w:author="Дина" w:date="2026-07-20T16:58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del w:id="514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15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Одноэтапные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516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17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архитектуры</w:delTex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518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(YOLO, SSD) </w:delText>
              </w:r>
            </w:del>
          </w:p>
        </w:tc>
        <w:tc>
          <w:tcPr>
            <w:tcW w:w="851" w:type="dxa"/>
            <w:tcPrChange w:id="519" w:author="Дина" w:date="2026-07-20T18:08:00Z">
              <w:tcPr>
                <w:tcW w:w="993" w:type="dxa"/>
              </w:tcPr>
            </w:tcPrChange>
          </w:tcPr>
          <w:p w14:paraId="76A2FDA3" w14:textId="46880327" w:rsidR="0070324B" w:rsidRPr="00CF4B48" w:rsidDel="00525073" w:rsidRDefault="0070324B" w:rsidP="00C567C2">
            <w:pPr>
              <w:jc w:val="center"/>
              <w:rPr>
                <w:del w:id="520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521" w:author="Дина" w:date="2026-07-20T17:41:00Z">
                  <w:rPr>
                    <w:del w:id="522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523" w:author="Дина" w:date="2026-07-20T16:58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24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525" w:author="Дина" w:date="2026-07-20T18:08:00Z">
              <w:tcPr>
                <w:tcW w:w="425" w:type="dxa"/>
              </w:tcPr>
            </w:tcPrChange>
          </w:tcPr>
          <w:p w14:paraId="65E95BE3" w14:textId="41AC47B9" w:rsidR="0070324B" w:rsidRPr="00CF4B48" w:rsidDel="00525073" w:rsidRDefault="0070324B" w:rsidP="00C567C2">
            <w:pPr>
              <w:jc w:val="center"/>
              <w:rPr>
                <w:del w:id="526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527" w:author="Дина" w:date="2026-07-20T17:41:00Z">
                  <w:rPr>
                    <w:del w:id="528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529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530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531" w:author="Дина" w:date="2026-07-20T18:08:00Z">
              <w:tcPr>
                <w:tcW w:w="2693" w:type="dxa"/>
              </w:tcPr>
            </w:tcPrChange>
          </w:tcPr>
          <w:p w14:paraId="4476EF1A" w14:textId="21F471D6" w:rsidR="0070324B" w:rsidRPr="00CF4B48" w:rsidDel="00525073" w:rsidRDefault="0070324B" w:rsidP="00C567C2">
            <w:pPr>
              <w:jc w:val="center"/>
              <w:rPr>
                <w:del w:id="532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533" w:author="Дина" w:date="2026-07-20T17:41:00Z">
                  <w:rPr>
                    <w:del w:id="534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535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536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537" w:author="Дина" w:date="2026-07-20T18:08:00Z">
              <w:tcPr>
                <w:tcW w:w="992" w:type="dxa"/>
                <w:gridSpan w:val="2"/>
              </w:tcPr>
            </w:tcPrChange>
          </w:tcPr>
          <w:p w14:paraId="21BF97E8" w14:textId="4C89F76B" w:rsidR="0070324B" w:rsidRPr="00CF4B48" w:rsidDel="00525073" w:rsidRDefault="0070324B" w:rsidP="00C567C2">
            <w:pPr>
              <w:jc w:val="center"/>
              <w:rPr>
                <w:del w:id="538" w:author="Дина" w:date="2026-07-20T16:58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539" w:author="Дина" w:date="2026-07-20T17:41:00Z">
                  <w:rPr>
                    <w:del w:id="540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541" w:author="Дина" w:date="2026-07-20T16:58:00Z">
              <w:r w:rsidRPr="00CF4B48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542" w:author="Дина" w:date="2026-07-20T17:4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543" w:author="Дина" w:date="2026-07-20T18:08:00Z">
              <w:tcPr>
                <w:tcW w:w="2655" w:type="dxa"/>
                <w:gridSpan w:val="3"/>
              </w:tcPr>
            </w:tcPrChange>
          </w:tcPr>
          <w:p w14:paraId="4E33627E" w14:textId="63E59863" w:rsidR="0070324B" w:rsidRPr="00CF4B48" w:rsidDel="00525073" w:rsidRDefault="0070324B" w:rsidP="0070324B">
            <w:pPr>
              <w:jc w:val="center"/>
              <w:rPr>
                <w:del w:id="544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545" w:author="Дина" w:date="2026-07-20T17:41:00Z">
                  <w:rPr>
                    <w:del w:id="546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547" w:author="Дина" w:date="2026-07-20T18:08:00Z">
              <w:tcPr>
                <w:tcW w:w="3110" w:type="dxa"/>
              </w:tcPr>
            </w:tcPrChange>
          </w:tcPr>
          <w:p w14:paraId="15A2F98B" w14:textId="7A1409F8" w:rsidR="0070324B" w:rsidRPr="00CF4B48" w:rsidDel="00525073" w:rsidRDefault="0070324B" w:rsidP="00C567C2">
            <w:pPr>
              <w:jc w:val="center"/>
              <w:rPr>
                <w:del w:id="548" w:author="Дина" w:date="2026-07-20T16:58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549" w:author="Дина" w:date="2026-07-20T17:41:00Z">
                  <w:rPr>
                    <w:del w:id="550" w:author="Дина" w:date="2026-07-20T16:58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551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52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14:paraId="1C61D0D0" w14:textId="29D0C518" w:rsidTr="000C2A9F">
        <w:tc>
          <w:tcPr>
            <w:tcW w:w="3096" w:type="dxa"/>
            <w:tcPrChange w:id="553" w:author="Дина" w:date="2026-07-20T18:08:00Z">
              <w:tcPr>
                <w:tcW w:w="3096" w:type="dxa"/>
              </w:tcPr>
            </w:tcPrChange>
          </w:tcPr>
          <w:p w14:paraId="1EBA9E3C" w14:textId="5A2F7983" w:rsidR="0070324B" w:rsidRPr="00F15E6E" w:rsidRDefault="0070324B" w:rsidP="00C567C2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7F4875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2.</w:t>
            </w:r>
            <w:r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3</w:t>
            </w:r>
            <w:r w:rsidRPr="007F4875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. Лабораторная работа: Разработка и обучение современного детектора объектов (YOLO)</w:t>
            </w:r>
          </w:p>
        </w:tc>
        <w:tc>
          <w:tcPr>
            <w:tcW w:w="868" w:type="dxa"/>
            <w:tcPrChange w:id="554" w:author="Дина" w:date="2026-07-20T18:08:00Z">
              <w:tcPr>
                <w:tcW w:w="868" w:type="dxa"/>
              </w:tcPr>
            </w:tcPrChange>
          </w:tcPr>
          <w:p w14:paraId="785533F8" w14:textId="0915951A" w:rsidR="0070324B" w:rsidRPr="00CF4B48" w:rsidRDefault="00CF4B48" w:rsidP="00C567C2">
            <w:pPr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555" w:author="Дина" w:date="2026-07-20T17:42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556" w:author="Дина" w:date="2026-07-20T17:42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57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DL-3</w: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58" w:author="Дина" w:date="2026-07-20T17:42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559" w:author="Дина" w:date="2026-07-20T16:37:00Z"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60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Детектор 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561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YOLO</w:delText>
              </w:r>
            </w:del>
          </w:p>
        </w:tc>
        <w:tc>
          <w:tcPr>
            <w:tcW w:w="851" w:type="dxa"/>
            <w:tcPrChange w:id="562" w:author="Дина" w:date="2026-07-20T18:08:00Z">
              <w:tcPr>
                <w:tcW w:w="993" w:type="dxa"/>
              </w:tcPr>
            </w:tcPrChange>
          </w:tcPr>
          <w:p w14:paraId="77B79891" w14:textId="5F8E60DF" w:rsidR="0070324B" w:rsidRPr="0008068E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563" w:author="Дина" w:date="2026-07-20T17:1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564" w:author="Дина" w:date="2026-07-20T17:42:00Z">
              <w:r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3.1</w:t>
              </w:r>
            </w:ins>
            <w:del w:id="565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66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567" w:author="Дина" w:date="2026-07-20T18:08:00Z">
              <w:tcPr>
                <w:tcW w:w="425" w:type="dxa"/>
              </w:tcPr>
            </w:tcPrChange>
          </w:tcPr>
          <w:p w14:paraId="5964ED08" w14:textId="74273E53" w:rsidR="0070324B" w:rsidRPr="0008068E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568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569" w:author="Дина" w:date="2026-07-20T17:42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</w:t>
              </w:r>
            </w:ins>
            <w:del w:id="570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571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6</w:delText>
              </w:r>
            </w:del>
          </w:p>
        </w:tc>
        <w:tc>
          <w:tcPr>
            <w:tcW w:w="2835" w:type="dxa"/>
            <w:tcPrChange w:id="572" w:author="Дина" w:date="2026-07-20T18:08:00Z">
              <w:tcPr>
                <w:tcW w:w="2693" w:type="dxa"/>
              </w:tcPr>
            </w:tcPrChange>
          </w:tcPr>
          <w:p w14:paraId="0FE63D93" w14:textId="0CC0AEF6" w:rsidR="0070324B" w:rsidRPr="00CF4B48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573" w:author="Дина" w:date="2026-07-20T17:42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574" w:author="Дина" w:date="2026-07-20T17:41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75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Обучает детектор YOLO на пользовательском </w:t>
              </w:r>
              <w:proofErr w:type="spellStart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76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датасете</w:t>
              </w:r>
              <w:proofErr w:type="spellEnd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77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, настраивает </w:t>
              </w:r>
              <w:proofErr w:type="spellStart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78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гиперпараметры</w:t>
              </w:r>
              <w:proofErr w:type="spellEnd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79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, оценивает качество по метрике </w:t>
              </w:r>
              <w:proofErr w:type="spellStart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80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mAP</w:t>
              </w:r>
              <w:proofErr w:type="spellEnd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81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и проводит </w:t>
              </w:r>
              <w:proofErr w:type="spellStart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82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инференс</w:t>
              </w:r>
              <w:proofErr w:type="spellEnd"/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83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на видео</w:t>
              </w:r>
              <w:r w:rsidRPr="00CF4B48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84" w:author="Дина" w:date="2026-07-20T17:42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585" w:author="Дина" w:date="2026-07-20T17:06:00Z">
              <w:r w:rsidR="0070324B" w:rsidRPr="00CF4B48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586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587" w:author="Дина" w:date="2026-07-20T18:08:00Z">
              <w:tcPr>
                <w:tcW w:w="992" w:type="dxa"/>
                <w:gridSpan w:val="2"/>
              </w:tcPr>
            </w:tcPrChange>
          </w:tcPr>
          <w:p w14:paraId="0ED4F8F0" w14:textId="5029D78E" w:rsidR="0070324B" w:rsidRPr="0008068E" w:rsidRDefault="00CF4B48" w:rsidP="00C567C2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588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589" w:author="Дина" w:date="2026-07-20T17:43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590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591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592" w:author="Дина" w:date="2026-07-20T18:08:00Z">
              <w:tcPr>
                <w:tcW w:w="2655" w:type="dxa"/>
                <w:gridSpan w:val="3"/>
              </w:tcPr>
            </w:tcPrChange>
          </w:tcPr>
          <w:p w14:paraId="1B5EBC12" w14:textId="52DAF2D6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593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594" w:author="Дина" w:date="2026-07-20T17:39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ЛР-3</w:t>
              </w:r>
            </w:ins>
          </w:p>
        </w:tc>
        <w:tc>
          <w:tcPr>
            <w:tcW w:w="3110" w:type="dxa"/>
            <w:tcPrChange w:id="595" w:author="Дина" w:date="2026-07-20T18:08:00Z">
              <w:tcPr>
                <w:tcW w:w="3110" w:type="dxa"/>
              </w:tcPr>
            </w:tcPrChange>
          </w:tcPr>
          <w:p w14:paraId="4925FEB0" w14:textId="6EE589A6" w:rsidR="0070324B" w:rsidRPr="000F1E76" w:rsidRDefault="000F1E76" w:rsidP="00C567C2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596" w:author="Дина" w:date="2026-07-20T17:44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597" w:author="Дина" w:date="2026-07-20T17:44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98" w:author="Дина" w:date="2026-07-20T17:4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599" w:author="Дина" w:date="2026-07-20T17:4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00" w:author="Дина" w:date="2026-07-20T17:4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labs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01" w:author="Дина" w:date="2026-07-20T17:4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/lab03_yolo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02" w:author="Дина" w:date="2026-07-20T17:44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603" w:author="Дина" w:date="2026-07-20T16:44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04" w:author="Дина" w:date="2026-07-20T17:4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:rsidDel="00525073" w14:paraId="438AB901" w14:textId="77777777" w:rsidTr="000C2A9F">
        <w:trPr>
          <w:del w:id="605" w:author="Дина" w:date="2026-07-20T16:59:00Z"/>
        </w:trPr>
        <w:tc>
          <w:tcPr>
            <w:tcW w:w="3096" w:type="dxa"/>
            <w:tcPrChange w:id="606" w:author="Дина" w:date="2026-07-20T18:08:00Z">
              <w:tcPr>
                <w:tcW w:w="3096" w:type="dxa"/>
              </w:tcPr>
            </w:tcPrChange>
          </w:tcPr>
          <w:p w14:paraId="6F947FF8" w14:textId="27A650BD" w:rsidR="0070324B" w:rsidRPr="00F15E6E" w:rsidDel="00525073" w:rsidRDefault="0070324B" w:rsidP="004F7F6C">
            <w:pPr>
              <w:rPr>
                <w:del w:id="607" w:author="Дина" w:date="2026-07-20T16:59:00Z"/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608" w:author="Дина" w:date="2026-07-20T16:59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 2.</w:delText>
              </w:r>
              <w:r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4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 xml:space="preserve">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 xml:space="preserve">Семантическая сегментация Генеративные модели: Variational Autoencoders (VAE) </w:delText>
              </w:r>
            </w:del>
          </w:p>
        </w:tc>
        <w:tc>
          <w:tcPr>
            <w:tcW w:w="868" w:type="dxa"/>
            <w:tcPrChange w:id="609" w:author="Дина" w:date="2026-07-20T18:08:00Z">
              <w:tcPr>
                <w:tcW w:w="868" w:type="dxa"/>
              </w:tcPr>
            </w:tcPrChange>
          </w:tcPr>
          <w:p w14:paraId="2EFE4714" w14:textId="3274256C" w:rsidR="0070324B" w:rsidRPr="00CF4B48" w:rsidDel="00525073" w:rsidRDefault="0070324B" w:rsidP="004F7F6C">
            <w:pPr>
              <w:rPr>
                <w:del w:id="610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11" w:author="Дина" w:date="2026-07-20T17:42:00Z">
                  <w:rPr>
                    <w:del w:id="612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613" w:author="Дина" w:date="2026-07-20T16:37:00Z"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14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Энкодер/декодер, Автоэнкодеры (VAE, САЕ)</w:delText>
              </w:r>
            </w:del>
          </w:p>
        </w:tc>
        <w:tc>
          <w:tcPr>
            <w:tcW w:w="851" w:type="dxa"/>
            <w:tcPrChange w:id="615" w:author="Дина" w:date="2026-07-20T18:08:00Z">
              <w:tcPr>
                <w:tcW w:w="993" w:type="dxa"/>
              </w:tcPr>
            </w:tcPrChange>
          </w:tcPr>
          <w:p w14:paraId="6BF99903" w14:textId="3A8B270D" w:rsidR="0070324B" w:rsidRPr="0008068E" w:rsidDel="00525073" w:rsidRDefault="0070324B" w:rsidP="004F7F6C">
            <w:pPr>
              <w:jc w:val="center"/>
              <w:rPr>
                <w:del w:id="616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17" w:author="Дина" w:date="2026-07-20T17:18:00Z">
                  <w:rPr>
                    <w:del w:id="618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619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20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621" w:author="Дина" w:date="2026-07-20T18:08:00Z">
              <w:tcPr>
                <w:tcW w:w="425" w:type="dxa"/>
              </w:tcPr>
            </w:tcPrChange>
          </w:tcPr>
          <w:p w14:paraId="6170049E" w14:textId="6C0E158B" w:rsidR="0070324B" w:rsidRPr="0008068E" w:rsidDel="00525073" w:rsidRDefault="0070324B" w:rsidP="004F7F6C">
            <w:pPr>
              <w:jc w:val="center"/>
              <w:rPr>
                <w:del w:id="622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623" w:author="Дина" w:date="2026-07-20T17:15:00Z">
                  <w:rPr>
                    <w:del w:id="624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625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62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4</w:delText>
              </w:r>
            </w:del>
          </w:p>
        </w:tc>
        <w:tc>
          <w:tcPr>
            <w:tcW w:w="2835" w:type="dxa"/>
            <w:tcPrChange w:id="627" w:author="Дина" w:date="2026-07-20T18:08:00Z">
              <w:tcPr>
                <w:tcW w:w="2693" w:type="dxa"/>
              </w:tcPr>
            </w:tcPrChange>
          </w:tcPr>
          <w:p w14:paraId="216E1D42" w14:textId="517C0AD8" w:rsidR="0070324B" w:rsidRPr="0008068E" w:rsidDel="00525073" w:rsidRDefault="0070324B" w:rsidP="004F7F6C">
            <w:pPr>
              <w:jc w:val="center"/>
              <w:rPr>
                <w:del w:id="628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29" w:author="Дина" w:date="2026-07-20T17:15:00Z">
                  <w:rPr>
                    <w:del w:id="630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631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32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633" w:author="Дина" w:date="2026-07-20T18:08:00Z">
              <w:tcPr>
                <w:tcW w:w="992" w:type="dxa"/>
                <w:gridSpan w:val="2"/>
              </w:tcPr>
            </w:tcPrChange>
          </w:tcPr>
          <w:p w14:paraId="18652A1F" w14:textId="14D79951" w:rsidR="0070324B" w:rsidRPr="0008068E" w:rsidDel="00525073" w:rsidRDefault="0070324B" w:rsidP="004F7F6C">
            <w:pPr>
              <w:jc w:val="center"/>
              <w:rPr>
                <w:del w:id="634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635" w:author="Дина" w:date="2026-07-20T17:15:00Z">
                  <w:rPr>
                    <w:del w:id="636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637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638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639" w:author="Дина" w:date="2026-07-20T18:08:00Z">
              <w:tcPr>
                <w:tcW w:w="2655" w:type="dxa"/>
                <w:gridSpan w:val="3"/>
              </w:tcPr>
            </w:tcPrChange>
          </w:tcPr>
          <w:p w14:paraId="7C0DA320" w14:textId="2E21799D" w:rsidR="0070324B" w:rsidRPr="0008068E" w:rsidDel="00525073" w:rsidRDefault="0070324B" w:rsidP="0070324B">
            <w:pPr>
              <w:jc w:val="center"/>
              <w:rPr>
                <w:del w:id="640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41" w:author="Дина" w:date="2026-07-20T17:16:00Z">
                  <w:rPr>
                    <w:del w:id="642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643" w:author="Дина" w:date="2026-07-20T18:08:00Z">
              <w:tcPr>
                <w:tcW w:w="3110" w:type="dxa"/>
              </w:tcPr>
            </w:tcPrChange>
          </w:tcPr>
          <w:p w14:paraId="6014507F" w14:textId="554356EC" w:rsidR="0070324B" w:rsidRPr="0008068E" w:rsidDel="00525073" w:rsidRDefault="0070324B" w:rsidP="004F7F6C">
            <w:pPr>
              <w:jc w:val="center"/>
              <w:rPr>
                <w:del w:id="644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45" w:author="Дина" w:date="2026-07-20T17:17:00Z">
                  <w:rPr>
                    <w:del w:id="646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647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48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14:paraId="4DAB9035" w14:textId="27BE84AA" w:rsidTr="000C2A9F">
        <w:tc>
          <w:tcPr>
            <w:tcW w:w="3096" w:type="dxa"/>
            <w:tcPrChange w:id="649" w:author="Дина" w:date="2026-07-20T18:08:00Z">
              <w:tcPr>
                <w:tcW w:w="3096" w:type="dxa"/>
              </w:tcPr>
            </w:tcPrChange>
          </w:tcPr>
          <w:p w14:paraId="2A91E806" w14:textId="43C90740" w:rsidR="0070324B" w:rsidRPr="00F15E6E" w:rsidRDefault="0070324B" w:rsidP="004F7F6C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2.</w:t>
            </w:r>
            <w:r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5</w:t>
            </w: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. Лабораторная работа: Семантическая сегментация</w:t>
            </w:r>
          </w:p>
        </w:tc>
        <w:tc>
          <w:tcPr>
            <w:tcW w:w="868" w:type="dxa"/>
            <w:tcPrChange w:id="650" w:author="Дина" w:date="2026-07-20T18:08:00Z">
              <w:tcPr>
                <w:tcW w:w="868" w:type="dxa"/>
              </w:tcPr>
            </w:tcPrChange>
          </w:tcPr>
          <w:p w14:paraId="3A7F0001" w14:textId="16CCA120" w:rsidR="0070324B" w:rsidRPr="00CF4B48" w:rsidRDefault="00CF4B48" w:rsidP="004F7F6C">
            <w:pPr>
              <w:rPr>
                <w:rFonts w:ascii="Arial" w:eastAsia="Calibri" w:hAnsi="Arial" w:cs="Arial"/>
                <w:kern w:val="0"/>
                <w:sz w:val="11"/>
                <w:szCs w:val="11"/>
                <w:lang w:eastAsia="ru-RU"/>
                <w14:ligatures w14:val="none"/>
                <w:rPrChange w:id="651" w:author="Дина" w:date="2026-07-20T17:42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rPrChange>
              </w:rPr>
            </w:pPr>
            <w:ins w:id="652" w:author="Дина" w:date="2026-07-20T17:42:00Z">
              <w:r w:rsidRPr="00CF4B48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53" w:author="Дина" w:date="2026-07-20T17:4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DL-3</w:t>
              </w:r>
              <w:r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54" w:author="Дина" w:date="2026-07-20T17:42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655" w:author="Дина" w:date="2026-07-20T16:37:00Z"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56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Энкодер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57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/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58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декодер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59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, 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60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Автоэнкодеры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61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(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662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VAE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63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, 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64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САЕ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65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), 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666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U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67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-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668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Net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69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, 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670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FCN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71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(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672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Fully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73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674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Convolutional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75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676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Networks</w:delText>
              </w:r>
              <w:r w:rsidR="0070324B" w:rsidRPr="00CF4B48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677" w:author="Дина" w:date="2026-07-20T17:4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)</w:delText>
              </w:r>
            </w:del>
          </w:p>
        </w:tc>
        <w:tc>
          <w:tcPr>
            <w:tcW w:w="851" w:type="dxa"/>
            <w:tcPrChange w:id="678" w:author="Дина" w:date="2026-07-20T18:08:00Z">
              <w:tcPr>
                <w:tcW w:w="993" w:type="dxa"/>
              </w:tcPr>
            </w:tcPrChange>
          </w:tcPr>
          <w:p w14:paraId="352FE754" w14:textId="05A11B2F" w:rsidR="0070324B" w:rsidRPr="0008068E" w:rsidRDefault="00CF4B48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79" w:author="Дина" w:date="2026-07-20T17:1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680" w:author="Дина" w:date="2026-07-20T17:43:00Z">
              <w:r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3.1</w:t>
              </w:r>
            </w:ins>
            <w:del w:id="681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682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683" w:author="Дина" w:date="2026-07-20T18:08:00Z">
              <w:tcPr>
                <w:tcW w:w="425" w:type="dxa"/>
              </w:tcPr>
            </w:tcPrChange>
          </w:tcPr>
          <w:p w14:paraId="09CA4781" w14:textId="5A023DFF" w:rsidR="0070324B" w:rsidRPr="0008068E" w:rsidRDefault="0070324B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684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685" w:author="Дина" w:date="2026-07-20T17:04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68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4</w:delText>
              </w:r>
            </w:del>
            <w:ins w:id="687" w:author="Дина" w:date="2026-07-20T17:46:00Z">
              <w:r w:rsidR="000F1E76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</w:t>
              </w:r>
            </w:ins>
          </w:p>
        </w:tc>
        <w:tc>
          <w:tcPr>
            <w:tcW w:w="2835" w:type="dxa"/>
            <w:tcPrChange w:id="688" w:author="Дина" w:date="2026-07-20T18:08:00Z">
              <w:tcPr>
                <w:tcW w:w="2693" w:type="dxa"/>
              </w:tcPr>
            </w:tcPrChange>
          </w:tcPr>
          <w:p w14:paraId="3025C601" w14:textId="002336C5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689" w:author="Дина" w:date="2026-07-20T17:4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690" w:author="Дина" w:date="2026-07-20T17:46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1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Применяет архитектуры U</w:t>
              </w:r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2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 xml:space="preserve">Net и FCN для задачи сегментации изображений, использует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3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предобученные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4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5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бэкбоны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6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, настраивает функции потерь (кросс</w:t>
              </w:r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7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 xml:space="preserve">энтропия,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8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Dice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699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) и оценивает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00" w:author="Дина" w:date="2026-07-20T17:4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IoU</w:t>
              </w:r>
              <w:proofErr w:type="spellEnd"/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01" w:author="Дина" w:date="2026-07-20T17:46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702" w:author="Дина" w:date="2026-07-20T17:06:00Z">
              <w:r w:rsidR="0070324B"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03" w:author="Дина" w:date="2026-07-20T17:4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704" w:author="Дина" w:date="2026-07-20T18:08:00Z">
              <w:tcPr>
                <w:tcW w:w="992" w:type="dxa"/>
                <w:gridSpan w:val="2"/>
              </w:tcPr>
            </w:tcPrChange>
          </w:tcPr>
          <w:p w14:paraId="3429D94C" w14:textId="550279F1" w:rsidR="0070324B" w:rsidRPr="0008068E" w:rsidRDefault="00CF4B48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705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706" w:author="Дина" w:date="2026-07-20T17:43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707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708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709" w:author="Дина" w:date="2026-07-20T18:08:00Z">
              <w:tcPr>
                <w:tcW w:w="2655" w:type="dxa"/>
                <w:gridSpan w:val="3"/>
              </w:tcPr>
            </w:tcPrChange>
          </w:tcPr>
          <w:p w14:paraId="448216A5" w14:textId="04D145D2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10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711" w:author="Дина" w:date="2026-07-20T17:39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ЛР-4</w:t>
              </w:r>
            </w:ins>
          </w:p>
        </w:tc>
        <w:tc>
          <w:tcPr>
            <w:tcW w:w="3110" w:type="dxa"/>
            <w:tcPrChange w:id="712" w:author="Дина" w:date="2026-07-20T18:08:00Z">
              <w:tcPr>
                <w:tcW w:w="3110" w:type="dxa"/>
              </w:tcPr>
            </w:tcPrChange>
          </w:tcPr>
          <w:p w14:paraId="52F4359D" w14:textId="21CDBFF5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13" w:author="Дина" w:date="2026-07-20T17:4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714" w:author="Дина" w:date="2026-07-20T17:46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15" w:author="Дина" w:date="2026-07-20T17:4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16" w:author="Дина" w:date="2026-07-20T17:4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17" w:author="Дина" w:date="2026-07-20T17:4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labs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18" w:author="Дина" w:date="2026-07-20T17:4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/lab04_segmentation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19" w:author="Дина" w:date="2026-07-20T17:47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720" w:author="Дина" w:date="2026-07-20T16:44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21" w:author="Дина" w:date="2026-07-20T17:4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:rsidDel="00525073" w14:paraId="3BE83188" w14:textId="77777777" w:rsidTr="000C2A9F">
        <w:trPr>
          <w:del w:id="722" w:author="Дина" w:date="2026-07-20T16:59:00Z"/>
        </w:trPr>
        <w:tc>
          <w:tcPr>
            <w:tcW w:w="3096" w:type="dxa"/>
            <w:tcPrChange w:id="723" w:author="Дина" w:date="2026-07-20T18:08:00Z">
              <w:tcPr>
                <w:tcW w:w="3096" w:type="dxa"/>
              </w:tcPr>
            </w:tcPrChange>
          </w:tcPr>
          <w:p w14:paraId="49C81A0B" w14:textId="73A05DCF" w:rsidR="0070324B" w:rsidRPr="00F15E6E" w:rsidDel="00525073" w:rsidRDefault="0070324B" w:rsidP="004F7F6C">
            <w:pPr>
              <w:rPr>
                <w:del w:id="724" w:author="Дина" w:date="2026-07-20T16:59:00Z"/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725" w:author="Дина" w:date="2026-07-20T16:59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 2.</w:delText>
              </w:r>
              <w:r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 xml:space="preserve">6.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Генеративные состязательные сети (GAN)</w:delText>
              </w:r>
            </w:del>
          </w:p>
        </w:tc>
        <w:tc>
          <w:tcPr>
            <w:tcW w:w="868" w:type="dxa"/>
            <w:tcPrChange w:id="726" w:author="Дина" w:date="2026-07-20T18:08:00Z">
              <w:tcPr>
                <w:tcW w:w="868" w:type="dxa"/>
              </w:tcPr>
            </w:tcPrChange>
          </w:tcPr>
          <w:p w14:paraId="1C9BFB34" w14:textId="6A3BC110" w:rsidR="0070324B" w:rsidRPr="0008068E" w:rsidDel="00525073" w:rsidRDefault="0070324B" w:rsidP="004F7F6C">
            <w:pPr>
              <w:rPr>
                <w:del w:id="727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eastAsia="ru-RU"/>
                <w14:ligatures w14:val="none"/>
                <w:rPrChange w:id="728" w:author="Дина" w:date="2026-07-20T17:18:00Z">
                  <w:rPr>
                    <w:del w:id="729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rPrChange>
              </w:rPr>
            </w:pPr>
            <w:del w:id="730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31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Генератор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732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(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733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Generator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734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),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35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Дискриминатор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736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(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737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Discriminator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738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),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739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GAN</w:delText>
              </w:r>
            </w:del>
          </w:p>
        </w:tc>
        <w:tc>
          <w:tcPr>
            <w:tcW w:w="851" w:type="dxa"/>
            <w:tcPrChange w:id="740" w:author="Дина" w:date="2026-07-20T18:08:00Z">
              <w:tcPr>
                <w:tcW w:w="993" w:type="dxa"/>
              </w:tcPr>
            </w:tcPrChange>
          </w:tcPr>
          <w:p w14:paraId="2700C040" w14:textId="3B11E614" w:rsidR="0070324B" w:rsidRPr="0008068E" w:rsidDel="00525073" w:rsidRDefault="0070324B" w:rsidP="004F7F6C">
            <w:pPr>
              <w:jc w:val="center"/>
              <w:rPr>
                <w:del w:id="741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42" w:author="Дина" w:date="2026-07-20T17:18:00Z">
                  <w:rPr>
                    <w:del w:id="743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744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45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746" w:author="Дина" w:date="2026-07-20T18:08:00Z">
              <w:tcPr>
                <w:tcW w:w="425" w:type="dxa"/>
              </w:tcPr>
            </w:tcPrChange>
          </w:tcPr>
          <w:p w14:paraId="62DC203A" w14:textId="7B09D24E" w:rsidR="0070324B" w:rsidRPr="0008068E" w:rsidDel="00525073" w:rsidRDefault="0070324B" w:rsidP="004F7F6C">
            <w:pPr>
              <w:jc w:val="center"/>
              <w:rPr>
                <w:del w:id="747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748" w:author="Дина" w:date="2026-07-20T17:15:00Z">
                  <w:rPr>
                    <w:del w:id="749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750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751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752" w:author="Дина" w:date="2026-07-20T18:08:00Z">
              <w:tcPr>
                <w:tcW w:w="2693" w:type="dxa"/>
              </w:tcPr>
            </w:tcPrChange>
          </w:tcPr>
          <w:p w14:paraId="31CD4E20" w14:textId="375BCA01" w:rsidR="0070324B" w:rsidRPr="0008068E" w:rsidDel="00525073" w:rsidRDefault="0070324B" w:rsidP="004F7F6C">
            <w:pPr>
              <w:jc w:val="center"/>
              <w:rPr>
                <w:del w:id="753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54" w:author="Дина" w:date="2026-07-20T17:15:00Z">
                  <w:rPr>
                    <w:del w:id="755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756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57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758" w:author="Дина" w:date="2026-07-20T18:08:00Z">
              <w:tcPr>
                <w:tcW w:w="992" w:type="dxa"/>
                <w:gridSpan w:val="2"/>
              </w:tcPr>
            </w:tcPrChange>
          </w:tcPr>
          <w:p w14:paraId="2C3B0189" w14:textId="7C25E6F8" w:rsidR="0070324B" w:rsidRPr="0008068E" w:rsidDel="00525073" w:rsidRDefault="0070324B" w:rsidP="004F7F6C">
            <w:pPr>
              <w:jc w:val="center"/>
              <w:rPr>
                <w:del w:id="759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760" w:author="Дина" w:date="2026-07-20T17:15:00Z">
                  <w:rPr>
                    <w:del w:id="761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762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763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764" w:author="Дина" w:date="2026-07-20T18:08:00Z">
              <w:tcPr>
                <w:tcW w:w="2655" w:type="dxa"/>
                <w:gridSpan w:val="3"/>
              </w:tcPr>
            </w:tcPrChange>
          </w:tcPr>
          <w:p w14:paraId="6EB6AB6D" w14:textId="551ABD51" w:rsidR="0070324B" w:rsidRPr="0008068E" w:rsidDel="00525073" w:rsidRDefault="0070324B" w:rsidP="0070324B">
            <w:pPr>
              <w:jc w:val="center"/>
              <w:rPr>
                <w:del w:id="765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66" w:author="Дина" w:date="2026-07-20T17:16:00Z">
                  <w:rPr>
                    <w:del w:id="767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768" w:author="Дина" w:date="2026-07-20T18:08:00Z">
              <w:tcPr>
                <w:tcW w:w="3110" w:type="dxa"/>
              </w:tcPr>
            </w:tcPrChange>
          </w:tcPr>
          <w:p w14:paraId="1294B727" w14:textId="7DDDA4C3" w:rsidR="0070324B" w:rsidRPr="0008068E" w:rsidDel="00525073" w:rsidRDefault="0070324B" w:rsidP="004F7F6C">
            <w:pPr>
              <w:jc w:val="center"/>
              <w:rPr>
                <w:del w:id="769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70" w:author="Дина" w:date="2026-07-20T17:17:00Z">
                  <w:rPr>
                    <w:del w:id="771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772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73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F15E6E" w14:paraId="3F824D4C" w14:textId="56075270" w:rsidTr="000C2A9F">
        <w:tc>
          <w:tcPr>
            <w:tcW w:w="3096" w:type="dxa"/>
            <w:tcPrChange w:id="774" w:author="Дина" w:date="2026-07-20T18:08:00Z">
              <w:tcPr>
                <w:tcW w:w="3096" w:type="dxa"/>
              </w:tcPr>
            </w:tcPrChange>
          </w:tcPr>
          <w:p w14:paraId="2A037D5A" w14:textId="02C49F3C" w:rsidR="0070324B" w:rsidRPr="00F15E6E" w:rsidRDefault="0070324B" w:rsidP="004F7F6C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2.</w:t>
            </w:r>
            <w:r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7</w:t>
            </w: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. Лабораторная работа: Генерация изображений с помощью GAN</w:t>
            </w:r>
          </w:p>
        </w:tc>
        <w:tc>
          <w:tcPr>
            <w:tcW w:w="868" w:type="dxa"/>
            <w:tcPrChange w:id="775" w:author="Дина" w:date="2026-07-20T18:08:00Z">
              <w:tcPr>
                <w:tcW w:w="868" w:type="dxa"/>
              </w:tcPr>
            </w:tcPrChange>
          </w:tcPr>
          <w:p w14:paraId="62ECA0D0" w14:textId="38097849" w:rsidR="0070324B" w:rsidRPr="000F1E76" w:rsidRDefault="000F1E76" w:rsidP="004F7F6C">
            <w:pPr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776" w:author="Дина" w:date="2026-07-20T17:4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rPrChange>
              </w:rPr>
            </w:pPr>
            <w:ins w:id="777" w:author="Дина" w:date="2026-07-20T17:47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78" w:author="Дина" w:date="2026-07-20T17:4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79" w:author="Дина" w:date="2026-07-20T17:47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780" w:author="Дина" w:date="2026-07-20T16:37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81" w:author="Дина" w:date="2026-07-20T17:4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Генератор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782" w:author="Дина" w:date="2026-07-20T17:4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(Generator), 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83" w:author="Дина" w:date="2026-07-20T17:4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Дискриминатор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784" w:author="Дина" w:date="2026-07-20T17:4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(Discriminator), GAN</w:delText>
              </w:r>
            </w:del>
          </w:p>
        </w:tc>
        <w:tc>
          <w:tcPr>
            <w:tcW w:w="851" w:type="dxa"/>
            <w:tcPrChange w:id="785" w:author="Дина" w:date="2026-07-20T18:08:00Z">
              <w:tcPr>
                <w:tcW w:w="993" w:type="dxa"/>
              </w:tcPr>
            </w:tcPrChange>
          </w:tcPr>
          <w:p w14:paraId="2AE23177" w14:textId="109623D0" w:rsidR="0070324B" w:rsidRPr="0008068E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86" w:author="Дина" w:date="2026-07-20T17:1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787" w:author="Дина" w:date="2026-07-20T17:47:00Z">
              <w:r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3.1, 3.3</w:t>
              </w:r>
            </w:ins>
            <w:del w:id="788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789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790" w:author="Дина" w:date="2026-07-20T18:08:00Z">
              <w:tcPr>
                <w:tcW w:w="425" w:type="dxa"/>
              </w:tcPr>
            </w:tcPrChange>
          </w:tcPr>
          <w:p w14:paraId="42907D45" w14:textId="3709DF67" w:rsidR="0070324B" w:rsidRPr="0008068E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791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792" w:author="Дина" w:date="2026-07-20T17:48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С</w:t>
              </w:r>
            </w:ins>
            <w:del w:id="793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794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4</w:delText>
              </w:r>
            </w:del>
          </w:p>
        </w:tc>
        <w:tc>
          <w:tcPr>
            <w:tcW w:w="2835" w:type="dxa"/>
            <w:tcPrChange w:id="795" w:author="Дина" w:date="2026-07-20T18:08:00Z">
              <w:tcPr>
                <w:tcW w:w="2693" w:type="dxa"/>
              </w:tcPr>
            </w:tcPrChange>
          </w:tcPr>
          <w:p w14:paraId="3C228E24" w14:textId="4D275238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796" w:author="Дина" w:date="2026-07-20T17:4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797" w:author="Дина" w:date="2026-07-20T17:47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98" w:author="Дина" w:date="2026-07-20T17:4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Реализует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799" w:author="Дина" w:date="2026-07-20T17:4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генеративно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00" w:author="Дина" w:date="2026-07-20T17:4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состязательную сеть (DCGAN) для синтеза изображений, анализирует стабильность обучения, применяет методы борьбы с коллапсом мод и оценивает качество генерации (FID)</w:t>
              </w:r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01" w:author="Дина" w:date="2026-07-20T17:48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802" w:author="Дина" w:date="2026-07-20T17:06:00Z">
              <w:r w:rsidR="0070324B"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03" w:author="Дина" w:date="2026-07-20T17:4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804" w:author="Дина" w:date="2026-07-20T18:08:00Z">
              <w:tcPr>
                <w:tcW w:w="992" w:type="dxa"/>
                <w:gridSpan w:val="2"/>
              </w:tcPr>
            </w:tcPrChange>
          </w:tcPr>
          <w:p w14:paraId="14B3DF43" w14:textId="1B485952" w:rsidR="0070324B" w:rsidRPr="0008068E" w:rsidRDefault="00CF4B48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805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06" w:author="Дина" w:date="2026-07-20T17:43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807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808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1.3, 3.1, 3.3</w:delText>
              </w:r>
            </w:del>
          </w:p>
        </w:tc>
        <w:tc>
          <w:tcPr>
            <w:tcW w:w="2088" w:type="dxa"/>
            <w:gridSpan w:val="2"/>
            <w:tcPrChange w:id="809" w:author="Дина" w:date="2026-07-20T18:08:00Z">
              <w:tcPr>
                <w:tcW w:w="2655" w:type="dxa"/>
                <w:gridSpan w:val="3"/>
              </w:tcPr>
            </w:tcPrChange>
          </w:tcPr>
          <w:p w14:paraId="5388BB32" w14:textId="5370FB2B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810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11" w:author="Дина" w:date="2026-07-20T17:39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ЛР-5</w:t>
              </w:r>
            </w:ins>
          </w:p>
        </w:tc>
        <w:tc>
          <w:tcPr>
            <w:tcW w:w="3110" w:type="dxa"/>
            <w:tcPrChange w:id="812" w:author="Дина" w:date="2026-07-20T18:08:00Z">
              <w:tcPr>
                <w:tcW w:w="3110" w:type="dxa"/>
              </w:tcPr>
            </w:tcPrChange>
          </w:tcPr>
          <w:p w14:paraId="71F273F1" w14:textId="7F04063F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813" w:author="Дина" w:date="2026-07-20T17:4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814" w:author="Дина" w:date="2026-07-20T17:48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15" w:author="Дина" w:date="2026-07-20T17:4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16" w:author="Дина" w:date="2026-07-20T17:4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17" w:author="Дина" w:date="2026-07-20T17:4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labs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18" w:author="Дина" w:date="2026-07-20T17:4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/lab05_gan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19" w:author="Дина" w:date="2026-07-20T17:48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820" w:author="Дина" w:date="2026-07-20T16:44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21" w:author="Дина" w:date="2026-07-20T17:4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0F1E76" w14:paraId="485F364A" w14:textId="3E5A2F71" w:rsidTr="000C2A9F">
        <w:tc>
          <w:tcPr>
            <w:tcW w:w="3096" w:type="dxa"/>
            <w:tcPrChange w:id="822" w:author="Дина" w:date="2026-07-20T18:08:00Z">
              <w:tcPr>
                <w:tcW w:w="3096" w:type="dxa"/>
              </w:tcPr>
            </w:tcPrChange>
          </w:tcPr>
          <w:p w14:paraId="04DC382D" w14:textId="789A6DD3" w:rsidR="0070324B" w:rsidRPr="00F15E6E" w:rsidRDefault="0070324B" w:rsidP="004F7F6C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Модуль 3. Современные архитектуры: внимание, трансформеры и метрическое обучение</w:t>
            </w:r>
          </w:p>
        </w:tc>
        <w:tc>
          <w:tcPr>
            <w:tcW w:w="868" w:type="dxa"/>
            <w:tcPrChange w:id="823" w:author="Дина" w:date="2026-07-20T18:08:00Z">
              <w:tcPr>
                <w:tcW w:w="868" w:type="dxa"/>
              </w:tcPr>
            </w:tcPrChange>
          </w:tcPr>
          <w:p w14:paraId="0F63C87A" w14:textId="03278945" w:rsidR="0070324B" w:rsidRPr="000F1E76" w:rsidRDefault="000F1E76" w:rsidP="004F7F6C">
            <w:pPr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824" w:author="Дина" w:date="2026-07-20T17:49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25" w:author="Дина" w:date="2026-07-20T17:48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26" w:author="Дина" w:date="2026-07-20T17:4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27" w:author="Дина" w:date="2026-07-20T17:49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828" w:author="Дина" w:date="2026-07-20T16:37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29" w:author="Дина" w:date="2026-07-20T17:49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851" w:type="dxa"/>
            <w:tcPrChange w:id="830" w:author="Дина" w:date="2026-07-20T18:08:00Z">
              <w:tcPr>
                <w:tcW w:w="993" w:type="dxa"/>
              </w:tcPr>
            </w:tcPrChange>
          </w:tcPr>
          <w:p w14:paraId="020EB7A8" w14:textId="63B2742E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831" w:author="Дина" w:date="2026-07-20T17:49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32" w:author="Дина" w:date="2026-07-20T17:49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33" w:author="Дина" w:date="2026-07-20T17:4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1.3, 3.1, 3.4</w:t>
              </w:r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34" w:author="Дина" w:date="2026-07-20T17:49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835" w:author="Дина" w:date="2026-07-20T17:02:00Z">
              <w:r w:rsidR="0070324B"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36" w:author="Дина" w:date="2026-07-20T17:49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567" w:type="dxa"/>
            <w:tcPrChange w:id="837" w:author="Дина" w:date="2026-07-20T18:08:00Z">
              <w:tcPr>
                <w:tcW w:w="425" w:type="dxa"/>
              </w:tcPr>
            </w:tcPrChange>
          </w:tcPr>
          <w:p w14:paraId="09A85883" w14:textId="2451371C" w:rsidR="0070324B" w:rsidRPr="0008068E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838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39" w:author="Дина" w:date="2026-07-20T17:49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С</w:t>
              </w:r>
            </w:ins>
            <w:del w:id="840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841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16</w:delText>
              </w:r>
            </w:del>
          </w:p>
        </w:tc>
        <w:tc>
          <w:tcPr>
            <w:tcW w:w="2835" w:type="dxa"/>
            <w:tcPrChange w:id="842" w:author="Дина" w:date="2026-07-20T18:08:00Z">
              <w:tcPr>
                <w:tcW w:w="2693" w:type="dxa"/>
              </w:tcPr>
            </w:tcPrChange>
          </w:tcPr>
          <w:p w14:paraId="1A586114" w14:textId="1EFD1212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843" w:author="Дина" w:date="2026-07-20T17:51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44" w:author="Дина" w:date="2026-07-20T17:51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45" w:author="Дина" w:date="2026-07-20T17:5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Осваивает архитектуры на основе механизма внимания, Vision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46" w:author="Дина" w:date="2026-07-20T17:5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Transformer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47" w:author="Дина" w:date="2026-07-20T17:5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и метрического обучения; применяет их для задач классификации, верификации и поиска по изображениям</w:t>
              </w:r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48" w:author="Дина" w:date="2026-07-20T17:51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849" w:author="Дина" w:date="2026-07-20T17:06:00Z">
              <w:r w:rsidR="0070324B"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50" w:author="Дина" w:date="2026-07-20T17:5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851" w:author="Дина" w:date="2026-07-20T18:08:00Z">
              <w:tcPr>
                <w:tcW w:w="992" w:type="dxa"/>
                <w:gridSpan w:val="2"/>
              </w:tcPr>
            </w:tcPrChange>
          </w:tcPr>
          <w:p w14:paraId="4B90EB50" w14:textId="7453C63E" w:rsidR="0070324B" w:rsidRPr="0008068E" w:rsidRDefault="00CF4B48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852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53" w:author="Дина" w:date="2026-07-20T17:38:00Z">
              <w:r w:rsidRPr="008E6704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</w:rPr>
                <w:t xml:space="preserve">Текущий </w:t>
              </w:r>
            </w:ins>
            <w:del w:id="854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855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856" w:author="Дина" w:date="2026-07-20T18:08:00Z">
              <w:tcPr>
                <w:tcW w:w="2655" w:type="dxa"/>
                <w:gridSpan w:val="3"/>
              </w:tcPr>
            </w:tcPrChange>
          </w:tcPr>
          <w:p w14:paraId="11A0295B" w14:textId="332C6031" w:rsidR="0070324B" w:rsidRPr="000F1E76" w:rsidRDefault="000F1E76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857" w:author="Дина" w:date="2026-07-20T17:52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858" w:author="Дина" w:date="2026-07-20T17:52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59" w:author="Дина" w:date="2026-07-20T17:5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ЛР</w:t>
              </w:r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60" w:author="Дина" w:date="2026-07-20T17:5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6, ЛР</w:t>
              </w:r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861" w:author="Дина" w:date="2026-07-20T17:5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7</w:t>
              </w:r>
            </w:ins>
          </w:p>
        </w:tc>
        <w:tc>
          <w:tcPr>
            <w:tcW w:w="3110" w:type="dxa"/>
            <w:tcPrChange w:id="862" w:author="Дина" w:date="2026-07-20T18:08:00Z">
              <w:tcPr>
                <w:tcW w:w="3110" w:type="dxa"/>
              </w:tcPr>
            </w:tcPrChange>
          </w:tcPr>
          <w:p w14:paraId="24DACACF" w14:textId="0ABDCBA4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863" w:author="Дина" w:date="2026-07-20T17:53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864" w:author="Дина" w:date="2026-07-20T17:53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865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rpd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866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/module_03;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867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868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/labs/lab06-07</w:t>
              </w:r>
            </w:ins>
            <w:del w:id="869" w:author="Дина" w:date="2026-07-20T16:44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70" w:author="Дина" w:date="2026-07-20T17:53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0F1E76" w:rsidDel="00525073" w14:paraId="55C103E6" w14:textId="77777777" w:rsidTr="000C2A9F">
        <w:trPr>
          <w:del w:id="871" w:author="Дина" w:date="2026-07-20T16:59:00Z"/>
        </w:trPr>
        <w:tc>
          <w:tcPr>
            <w:tcW w:w="3096" w:type="dxa"/>
            <w:tcPrChange w:id="872" w:author="Дина" w:date="2026-07-20T18:08:00Z">
              <w:tcPr>
                <w:tcW w:w="3096" w:type="dxa"/>
              </w:tcPr>
            </w:tcPrChange>
          </w:tcPr>
          <w:p w14:paraId="07B2917F" w14:textId="1DCB4290" w:rsidR="0070324B" w:rsidRPr="00F15E6E" w:rsidDel="00525073" w:rsidRDefault="0070324B" w:rsidP="004F7F6C">
            <w:pPr>
              <w:rPr>
                <w:del w:id="873" w:author="Дина" w:date="2026-07-20T16:59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</w:rPr>
            </w:pPr>
            <w:del w:id="874" w:author="Дина" w:date="2026-07-20T16:59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</w:rPr>
                <w:delText xml:space="preserve"> 3.1.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Архитектуры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</w:rPr>
                <w:delText xml:space="preserve"> Attention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и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</w:rPr>
                <w:delText xml:space="preserve"> Vision Transformers (ViT) </w:delText>
              </w:r>
            </w:del>
          </w:p>
        </w:tc>
        <w:tc>
          <w:tcPr>
            <w:tcW w:w="868" w:type="dxa"/>
            <w:tcPrChange w:id="875" w:author="Дина" w:date="2026-07-20T18:08:00Z">
              <w:tcPr>
                <w:tcW w:w="868" w:type="dxa"/>
              </w:tcPr>
            </w:tcPrChange>
          </w:tcPr>
          <w:p w14:paraId="68847C17" w14:textId="19C54BAE" w:rsidR="0070324B" w:rsidRPr="0008068E" w:rsidDel="00525073" w:rsidRDefault="0070324B" w:rsidP="004F7F6C">
            <w:pPr>
              <w:rPr>
                <w:del w:id="876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877" w:author="Дина" w:date="2026-07-20T17:18:00Z">
                  <w:rPr>
                    <w:del w:id="878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rPrChange>
              </w:rPr>
            </w:pPr>
            <w:del w:id="879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880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Механизм самовнимания (Self-Attention) , Архитектуры Attention и Vision Transformer</w:delText>
              </w:r>
            </w:del>
          </w:p>
        </w:tc>
        <w:tc>
          <w:tcPr>
            <w:tcW w:w="851" w:type="dxa"/>
            <w:tcPrChange w:id="881" w:author="Дина" w:date="2026-07-20T18:08:00Z">
              <w:tcPr>
                <w:tcW w:w="993" w:type="dxa"/>
              </w:tcPr>
            </w:tcPrChange>
          </w:tcPr>
          <w:p w14:paraId="3D997F15" w14:textId="174BF00C" w:rsidR="0070324B" w:rsidRPr="000F1E76" w:rsidDel="00525073" w:rsidRDefault="0070324B" w:rsidP="004F7F6C">
            <w:pPr>
              <w:jc w:val="center"/>
              <w:rPr>
                <w:del w:id="882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883" w:author="Дина" w:date="2026-07-20T17:53:00Z">
                  <w:rPr>
                    <w:del w:id="884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885" w:author="Дина" w:date="2026-07-20T16:59:00Z"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886" w:author="Дина" w:date="2026-07-20T17:49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887" w:author="Дина" w:date="2026-07-20T18:08:00Z">
              <w:tcPr>
                <w:tcW w:w="425" w:type="dxa"/>
              </w:tcPr>
            </w:tcPrChange>
          </w:tcPr>
          <w:p w14:paraId="44AD24B7" w14:textId="01065753" w:rsidR="0070324B" w:rsidRPr="000F1E76" w:rsidDel="00525073" w:rsidRDefault="0070324B" w:rsidP="004F7F6C">
            <w:pPr>
              <w:jc w:val="center"/>
              <w:rPr>
                <w:del w:id="888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889" w:author="Дина" w:date="2026-07-20T17:53:00Z">
                  <w:rPr>
                    <w:del w:id="890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891" w:author="Дина" w:date="2026-07-20T16:59:00Z">
              <w:r w:rsidRPr="000F1E7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892" w:author="Дина" w:date="2026-07-20T17:53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893" w:author="Дина" w:date="2026-07-20T18:08:00Z">
              <w:tcPr>
                <w:tcW w:w="2693" w:type="dxa"/>
              </w:tcPr>
            </w:tcPrChange>
          </w:tcPr>
          <w:p w14:paraId="41666363" w14:textId="79799DBA" w:rsidR="0070324B" w:rsidRPr="000F1E76" w:rsidDel="00525073" w:rsidRDefault="0070324B" w:rsidP="004F7F6C">
            <w:pPr>
              <w:jc w:val="center"/>
              <w:rPr>
                <w:del w:id="894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895" w:author="Дина" w:date="2026-07-20T17:53:00Z">
                  <w:rPr>
                    <w:del w:id="896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897" w:author="Дина" w:date="2026-07-20T16:59:00Z"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898" w:author="Дина" w:date="2026-07-20T17:53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899" w:author="Дина" w:date="2026-07-20T18:08:00Z">
              <w:tcPr>
                <w:tcW w:w="992" w:type="dxa"/>
                <w:gridSpan w:val="2"/>
              </w:tcPr>
            </w:tcPrChange>
          </w:tcPr>
          <w:p w14:paraId="0FFF9DD1" w14:textId="28DAE77E" w:rsidR="0070324B" w:rsidRPr="000F1E76" w:rsidDel="00525073" w:rsidRDefault="0070324B" w:rsidP="004F7F6C">
            <w:pPr>
              <w:jc w:val="center"/>
              <w:rPr>
                <w:del w:id="900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901" w:author="Дина" w:date="2026-07-20T17:53:00Z">
                  <w:rPr>
                    <w:del w:id="902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903" w:author="Дина" w:date="2026-07-20T16:59:00Z">
              <w:r w:rsidRPr="000F1E7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904" w:author="Дина" w:date="2026-07-20T17:53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905" w:author="Дина" w:date="2026-07-20T18:08:00Z">
              <w:tcPr>
                <w:tcW w:w="2655" w:type="dxa"/>
                <w:gridSpan w:val="3"/>
              </w:tcPr>
            </w:tcPrChange>
          </w:tcPr>
          <w:p w14:paraId="5C560E07" w14:textId="70EF953A" w:rsidR="0070324B" w:rsidRPr="000F1E76" w:rsidDel="00525073" w:rsidRDefault="0070324B" w:rsidP="0070324B">
            <w:pPr>
              <w:jc w:val="center"/>
              <w:rPr>
                <w:del w:id="906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907" w:author="Дина" w:date="2026-07-20T17:53:00Z">
                  <w:rPr>
                    <w:del w:id="908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909" w:author="Дина" w:date="2026-07-20T18:08:00Z">
              <w:tcPr>
                <w:tcW w:w="3110" w:type="dxa"/>
              </w:tcPr>
            </w:tcPrChange>
          </w:tcPr>
          <w:p w14:paraId="69251347" w14:textId="323CC4B6" w:rsidR="0070324B" w:rsidRPr="000F1E76" w:rsidDel="00525073" w:rsidRDefault="0070324B" w:rsidP="004F7F6C">
            <w:pPr>
              <w:jc w:val="center"/>
              <w:rPr>
                <w:del w:id="910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911" w:author="Дина" w:date="2026-07-20T17:53:00Z">
                  <w:rPr>
                    <w:del w:id="912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913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14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14:paraId="06BAE0AA" w14:textId="7B5DE482" w:rsidTr="000C2A9F">
        <w:tc>
          <w:tcPr>
            <w:tcW w:w="3096" w:type="dxa"/>
            <w:tcPrChange w:id="915" w:author="Дина" w:date="2026-07-20T18:08:00Z">
              <w:tcPr>
                <w:tcW w:w="3096" w:type="dxa"/>
              </w:tcPr>
            </w:tcPrChange>
          </w:tcPr>
          <w:p w14:paraId="7880D54A" w14:textId="0DF655D0" w:rsidR="0070324B" w:rsidRPr="00F15E6E" w:rsidRDefault="0070324B" w:rsidP="004F7F6C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 xml:space="preserve">Занятие 3.2. Лабораторная работа: Внедрение и использование Vision </w:t>
            </w:r>
            <w:proofErr w:type="spellStart"/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Transformer</w:t>
            </w:r>
            <w:proofErr w:type="spellEnd"/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 xml:space="preserve"> (</w:t>
            </w:r>
            <w:proofErr w:type="spellStart"/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ViT</w:t>
            </w:r>
            <w:proofErr w:type="spellEnd"/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)</w:t>
            </w:r>
          </w:p>
        </w:tc>
        <w:tc>
          <w:tcPr>
            <w:tcW w:w="868" w:type="dxa"/>
            <w:tcPrChange w:id="916" w:author="Дина" w:date="2026-07-20T18:08:00Z">
              <w:tcPr>
                <w:tcW w:w="868" w:type="dxa"/>
              </w:tcPr>
            </w:tcPrChange>
          </w:tcPr>
          <w:p w14:paraId="01836A9A" w14:textId="28DFF6DF" w:rsidR="0070324B" w:rsidRPr="000F1E76" w:rsidRDefault="000F1E76" w:rsidP="004F7F6C">
            <w:pPr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917" w:author="Дина" w:date="2026-07-20T17:50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918" w:author="Дина" w:date="2026-07-20T17:50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19" w:author="Дина" w:date="2026-07-20T17:5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20" w:author="Дина" w:date="2026-07-20T17:50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921" w:author="Дина" w:date="2026-07-20T16:37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22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Архитектура 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923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Vision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24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925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Transformer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26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</w:delText>
              </w:r>
            </w:del>
          </w:p>
        </w:tc>
        <w:tc>
          <w:tcPr>
            <w:tcW w:w="851" w:type="dxa"/>
            <w:tcPrChange w:id="927" w:author="Дина" w:date="2026-07-20T18:08:00Z">
              <w:tcPr>
                <w:tcW w:w="993" w:type="dxa"/>
              </w:tcPr>
            </w:tcPrChange>
          </w:tcPr>
          <w:p w14:paraId="299D4D05" w14:textId="3D7C9E9B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928" w:author="Дина" w:date="2026-07-20T17:49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929" w:author="Дина" w:date="2026-07-20T17:49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30" w:author="Дина" w:date="2026-07-20T17:4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1.3, 3.1</w:t>
              </w:r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31" w:author="Дина" w:date="2026-07-20T17:49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932" w:author="Дина" w:date="2026-07-20T17:04:00Z">
              <w:r w:rsidR="0070324B"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33" w:author="Дина" w:date="2026-07-20T17:49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934" w:author="Дина" w:date="2026-07-20T18:08:00Z">
              <w:tcPr>
                <w:tcW w:w="425" w:type="dxa"/>
              </w:tcPr>
            </w:tcPrChange>
          </w:tcPr>
          <w:p w14:paraId="12A07FB4" w14:textId="5ABBE358" w:rsidR="0070324B" w:rsidRPr="0008068E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935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936" w:author="Дина" w:date="2026-07-20T17:49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</w:t>
              </w:r>
            </w:ins>
            <w:del w:id="937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938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6</w:delText>
              </w:r>
            </w:del>
          </w:p>
        </w:tc>
        <w:tc>
          <w:tcPr>
            <w:tcW w:w="2835" w:type="dxa"/>
            <w:tcPrChange w:id="939" w:author="Дина" w:date="2026-07-20T18:08:00Z">
              <w:tcPr>
                <w:tcW w:w="2693" w:type="dxa"/>
              </w:tcPr>
            </w:tcPrChange>
          </w:tcPr>
          <w:p w14:paraId="324FD4ED" w14:textId="1617C3BB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940" w:author="Дина" w:date="2026-07-20T17:53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941" w:author="Дина" w:date="2026-07-20T17:53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2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Применяет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3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предобученный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4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Vision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5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Transformer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6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для классификации изображений, сравнивает его с CNN</w:t>
              </w:r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7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 xml:space="preserve">архитектурами, настраивает параметры 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8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fine</w:t>
              </w:r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49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tuning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50" w:author="Дина" w:date="2026-07-20T17:53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и анализирует влияние размера патчей</w:t>
              </w:r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51" w:author="Дина" w:date="2026-07-20T17:53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952" w:author="Дина" w:date="2026-07-20T17:06:00Z">
              <w:r w:rsidR="0070324B"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53" w:author="Дина" w:date="2026-07-20T17:53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954" w:author="Дина" w:date="2026-07-20T18:08:00Z">
              <w:tcPr>
                <w:tcW w:w="992" w:type="dxa"/>
                <w:gridSpan w:val="2"/>
              </w:tcPr>
            </w:tcPrChange>
          </w:tcPr>
          <w:p w14:paraId="3BA85097" w14:textId="2A339B3D" w:rsidR="0070324B" w:rsidRPr="0008068E" w:rsidRDefault="00CF4B48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955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956" w:author="Дина" w:date="2026-07-20T17:43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957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958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959" w:author="Дина" w:date="2026-07-20T18:08:00Z">
              <w:tcPr>
                <w:tcW w:w="2655" w:type="dxa"/>
                <w:gridSpan w:val="3"/>
              </w:tcPr>
            </w:tcPrChange>
          </w:tcPr>
          <w:p w14:paraId="432893CC" w14:textId="4A52E1CA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960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961" w:author="Дина" w:date="2026-07-20T17:39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ЛР-6</w:t>
              </w:r>
            </w:ins>
          </w:p>
        </w:tc>
        <w:tc>
          <w:tcPr>
            <w:tcW w:w="3110" w:type="dxa"/>
            <w:tcPrChange w:id="962" w:author="Дина" w:date="2026-07-20T18:08:00Z">
              <w:tcPr>
                <w:tcW w:w="3110" w:type="dxa"/>
              </w:tcPr>
            </w:tcPrChange>
          </w:tcPr>
          <w:p w14:paraId="5C144EC1" w14:textId="33A13FFB" w:rsidR="0070324B" w:rsidRPr="000F1E76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963" w:author="Дина" w:date="2026-07-20T17:54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964" w:author="Дина" w:date="2026-07-20T17:54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65" w:author="Дина" w:date="2026-07-20T17:5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66" w:author="Дина" w:date="2026-07-20T17:5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67" w:author="Дина" w:date="2026-07-20T17:5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labs</w:t>
              </w:r>
              <w:proofErr w:type="spellEnd"/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968" w:author="Дина" w:date="2026-07-20T17:5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/lab06_vit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69" w:author="Дина" w:date="2026-07-20T17:54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970" w:author="Дина" w:date="2026-07-20T16:44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71" w:author="Дина" w:date="2026-07-20T17:54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:rsidDel="00525073" w14:paraId="68BF720F" w14:textId="77777777" w:rsidTr="000C2A9F">
        <w:trPr>
          <w:del w:id="972" w:author="Дина" w:date="2026-07-20T16:59:00Z"/>
        </w:trPr>
        <w:tc>
          <w:tcPr>
            <w:tcW w:w="3096" w:type="dxa"/>
            <w:tcPrChange w:id="973" w:author="Дина" w:date="2026-07-20T18:08:00Z">
              <w:tcPr>
                <w:tcW w:w="3096" w:type="dxa"/>
              </w:tcPr>
            </w:tcPrChange>
          </w:tcPr>
          <w:p w14:paraId="4A498E48" w14:textId="6F367E89" w:rsidR="0070324B" w:rsidRPr="00F15E6E" w:rsidDel="00525073" w:rsidRDefault="0070324B" w:rsidP="004F7F6C">
            <w:pPr>
              <w:rPr>
                <w:del w:id="974" w:author="Дина" w:date="2026-07-20T16:59:00Z"/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975" w:author="Дина" w:date="2026-07-20T16:59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 xml:space="preserve">Занятие 3.3.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 xml:space="preserve">Нейросетевые дескрипторы и метрическое обучение. </w:delText>
              </w:r>
            </w:del>
          </w:p>
        </w:tc>
        <w:tc>
          <w:tcPr>
            <w:tcW w:w="868" w:type="dxa"/>
            <w:tcPrChange w:id="976" w:author="Дина" w:date="2026-07-20T18:08:00Z">
              <w:tcPr>
                <w:tcW w:w="868" w:type="dxa"/>
              </w:tcPr>
            </w:tcPrChange>
          </w:tcPr>
          <w:p w14:paraId="02E446AA" w14:textId="18A1486E" w:rsidR="0070324B" w:rsidRPr="000F1E76" w:rsidDel="00525073" w:rsidRDefault="0070324B" w:rsidP="004F7F6C">
            <w:pPr>
              <w:rPr>
                <w:del w:id="977" w:author="Дина" w:date="2026-07-20T16:59:00Z"/>
                <w:rFonts w:ascii="Arial" w:eastAsia="Arial" w:hAnsi="Arial" w:cs="Arial"/>
                <w:kern w:val="0"/>
                <w:sz w:val="11"/>
                <w:szCs w:val="11"/>
                <w:lang w:eastAsia="ru-RU"/>
                <w14:ligatures w14:val="none"/>
                <w:rPrChange w:id="978" w:author="Дина" w:date="2026-07-20T17:50:00Z">
                  <w:rPr>
                    <w:del w:id="979" w:author="Дина" w:date="2026-07-20T16:59:00Z"/>
                    <w:rFonts w:ascii="Arial" w:eastAsia="Arial" w:hAnsi="Arial" w:cs="Arial"/>
                    <w:kern w:val="0"/>
                    <w:sz w:val="12"/>
                    <w:szCs w:val="12"/>
                    <w:lang w:eastAsia="ru-RU"/>
                    <w14:ligatures w14:val="none"/>
                  </w:rPr>
                </w:rPrChange>
              </w:rPr>
            </w:pPr>
            <w:del w:id="980" w:author="Дина" w:date="2026-07-20T16:37:00Z"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81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Эмбеддинг (</w:delTex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982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Embedding</w:delTex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83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) / Дескриптор, Пространство признаков (</w:delTex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984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Feature</w:delTex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85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986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Space</w:delTex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987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)</w:delText>
              </w:r>
            </w:del>
          </w:p>
        </w:tc>
        <w:tc>
          <w:tcPr>
            <w:tcW w:w="851" w:type="dxa"/>
            <w:tcPrChange w:id="988" w:author="Дина" w:date="2026-07-20T18:08:00Z">
              <w:tcPr>
                <w:tcW w:w="993" w:type="dxa"/>
              </w:tcPr>
            </w:tcPrChange>
          </w:tcPr>
          <w:p w14:paraId="0A778775" w14:textId="6C7ADE56" w:rsidR="0070324B" w:rsidRPr="000F1E76" w:rsidDel="00525073" w:rsidRDefault="0070324B" w:rsidP="004F7F6C">
            <w:pPr>
              <w:jc w:val="center"/>
              <w:rPr>
                <w:del w:id="989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990" w:author="Дина" w:date="2026-07-20T17:49:00Z">
                  <w:rPr>
                    <w:del w:id="991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992" w:author="Дина" w:date="2026-07-20T16:59:00Z"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993" w:author="Дина" w:date="2026-07-20T17:49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994" w:author="Дина" w:date="2026-07-20T18:08:00Z">
              <w:tcPr>
                <w:tcW w:w="425" w:type="dxa"/>
              </w:tcPr>
            </w:tcPrChange>
          </w:tcPr>
          <w:p w14:paraId="2694409D" w14:textId="4ED234F4" w:rsidR="0070324B" w:rsidRPr="0008068E" w:rsidDel="00525073" w:rsidRDefault="0070324B" w:rsidP="004F7F6C">
            <w:pPr>
              <w:jc w:val="center"/>
              <w:rPr>
                <w:del w:id="995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996" w:author="Дина" w:date="2026-07-20T17:15:00Z">
                  <w:rPr>
                    <w:del w:id="997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998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999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1000" w:author="Дина" w:date="2026-07-20T18:08:00Z">
              <w:tcPr>
                <w:tcW w:w="2693" w:type="dxa"/>
              </w:tcPr>
            </w:tcPrChange>
          </w:tcPr>
          <w:p w14:paraId="207F9ED8" w14:textId="0EB0DD26" w:rsidR="0070324B" w:rsidRPr="0008068E" w:rsidDel="00525073" w:rsidRDefault="0070324B" w:rsidP="004F7F6C">
            <w:pPr>
              <w:jc w:val="center"/>
              <w:rPr>
                <w:del w:id="1001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002" w:author="Дина" w:date="2026-07-20T17:15:00Z">
                  <w:rPr>
                    <w:del w:id="1003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004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05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006" w:author="Дина" w:date="2026-07-20T18:08:00Z">
              <w:tcPr>
                <w:tcW w:w="992" w:type="dxa"/>
                <w:gridSpan w:val="2"/>
              </w:tcPr>
            </w:tcPrChange>
          </w:tcPr>
          <w:p w14:paraId="5AFD8A90" w14:textId="00AEDF2A" w:rsidR="0070324B" w:rsidRPr="0008068E" w:rsidDel="00525073" w:rsidRDefault="0070324B" w:rsidP="004F7F6C">
            <w:pPr>
              <w:jc w:val="center"/>
              <w:rPr>
                <w:del w:id="1007" w:author="Дина" w:date="2026-07-20T16:59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008" w:author="Дина" w:date="2026-07-20T17:15:00Z">
                  <w:rPr>
                    <w:del w:id="1009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010" w:author="Дина" w:date="2026-07-20T16:59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011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012" w:author="Дина" w:date="2026-07-20T18:08:00Z">
              <w:tcPr>
                <w:tcW w:w="2655" w:type="dxa"/>
                <w:gridSpan w:val="3"/>
              </w:tcPr>
            </w:tcPrChange>
          </w:tcPr>
          <w:p w14:paraId="4BB9A073" w14:textId="4FB3F9B7" w:rsidR="0070324B" w:rsidRPr="0008068E" w:rsidDel="00525073" w:rsidRDefault="0070324B" w:rsidP="0070324B">
            <w:pPr>
              <w:jc w:val="center"/>
              <w:rPr>
                <w:del w:id="1013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014" w:author="Дина" w:date="2026-07-20T17:16:00Z">
                  <w:rPr>
                    <w:del w:id="1015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1016" w:author="Дина" w:date="2026-07-20T18:08:00Z">
              <w:tcPr>
                <w:tcW w:w="3110" w:type="dxa"/>
              </w:tcPr>
            </w:tcPrChange>
          </w:tcPr>
          <w:p w14:paraId="23F48E03" w14:textId="467FC8CF" w:rsidR="0070324B" w:rsidRPr="0008068E" w:rsidDel="00525073" w:rsidRDefault="0070324B" w:rsidP="004F7F6C">
            <w:pPr>
              <w:jc w:val="center"/>
              <w:rPr>
                <w:del w:id="1017" w:author="Дина" w:date="2026-07-20T16:59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018" w:author="Дина" w:date="2026-07-20T17:17:00Z">
                  <w:rPr>
                    <w:del w:id="1019" w:author="Дина" w:date="2026-07-20T16:59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020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21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14:paraId="16AA8C06" w14:textId="50300434" w:rsidTr="000C2A9F">
        <w:tc>
          <w:tcPr>
            <w:tcW w:w="3096" w:type="dxa"/>
            <w:tcPrChange w:id="1022" w:author="Дина" w:date="2026-07-20T18:08:00Z">
              <w:tcPr>
                <w:tcW w:w="3096" w:type="dxa"/>
              </w:tcPr>
            </w:tcPrChange>
          </w:tcPr>
          <w:p w14:paraId="4AE0EDA6" w14:textId="397E4CA1" w:rsidR="0070324B" w:rsidRPr="00F15E6E" w:rsidRDefault="0070324B" w:rsidP="004F7F6C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3.4. Лабораторная работа: Метрическое обучение для верификации</w:t>
            </w:r>
          </w:p>
        </w:tc>
        <w:tc>
          <w:tcPr>
            <w:tcW w:w="868" w:type="dxa"/>
            <w:tcPrChange w:id="1023" w:author="Дина" w:date="2026-07-20T18:08:00Z">
              <w:tcPr>
                <w:tcW w:w="868" w:type="dxa"/>
              </w:tcPr>
            </w:tcPrChange>
          </w:tcPr>
          <w:p w14:paraId="3209DD69" w14:textId="09306E18" w:rsidR="0070324B" w:rsidRPr="000F1E76" w:rsidRDefault="000F1E76" w:rsidP="004F7F6C">
            <w:pPr>
              <w:rPr>
                <w:rFonts w:ascii="Arial" w:eastAsia="Calibri" w:hAnsi="Arial" w:cs="Arial"/>
                <w:kern w:val="0"/>
                <w:sz w:val="11"/>
                <w:szCs w:val="11"/>
                <w:lang w:eastAsia="ru-RU"/>
                <w14:ligatures w14:val="none"/>
                <w:rPrChange w:id="1024" w:author="Дина" w:date="2026-07-20T17:50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en-US" w:eastAsia="ru-RU"/>
                    <w14:ligatures w14:val="none"/>
                  </w:rPr>
                </w:rPrChange>
              </w:rPr>
            </w:pPr>
            <w:ins w:id="1025" w:author="Дина" w:date="2026-07-20T17:50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26" w:author="Дина" w:date="2026-07-20T17:5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DL-3</w:t>
              </w:r>
              <w:r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27" w:author="Дина" w:date="2026-07-20T17:50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028" w:author="Дина" w:date="2026-07-20T16:37:00Z"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29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Архитектуры нейросетей 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30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Siamese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31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32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Networks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33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, 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34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Representation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35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 xml:space="preserve"> </w:delText>
              </w:r>
              <w:r w:rsidR="0070324B" w:rsidRPr="000F1E7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36" w:author="Дина" w:date="2026-07-20T17:5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Learning</w:delText>
              </w:r>
            </w:del>
          </w:p>
        </w:tc>
        <w:tc>
          <w:tcPr>
            <w:tcW w:w="851" w:type="dxa"/>
            <w:tcPrChange w:id="1037" w:author="Дина" w:date="2026-07-20T18:08:00Z">
              <w:tcPr>
                <w:tcW w:w="993" w:type="dxa"/>
              </w:tcPr>
            </w:tcPrChange>
          </w:tcPr>
          <w:p w14:paraId="3F7FD265" w14:textId="61D68A5C" w:rsidR="0070324B" w:rsidRPr="000F1E76" w:rsidRDefault="000F1E76" w:rsidP="00DF2546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038" w:author="Дина" w:date="2026-07-20T17:49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  <w:pPrChange w:id="1039" w:author="Дина" w:date="2026-07-20T17:55:00Z">
                <w:pPr>
                  <w:jc w:val="center"/>
                </w:pPr>
              </w:pPrChange>
            </w:pPr>
            <w:ins w:id="1040" w:author="Дина" w:date="2026-07-20T17:49:00Z">
              <w:r w:rsidRPr="000F1E7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41" w:author="Дина" w:date="2026-07-20T17:4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3.4</w:t>
              </w:r>
              <w:r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42" w:author="Дина" w:date="2026-07-20T17:49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043" w:author="Дина" w:date="2026-07-20T17:04:00Z">
              <w:r w:rsidR="0070324B" w:rsidRPr="000F1E7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44" w:author="Дина" w:date="2026-07-20T17:49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1045" w:author="Дина" w:date="2026-07-20T18:08:00Z">
              <w:tcPr>
                <w:tcW w:w="425" w:type="dxa"/>
              </w:tcPr>
            </w:tcPrChange>
          </w:tcPr>
          <w:p w14:paraId="25B750F3" w14:textId="750D8D51" w:rsidR="0070324B" w:rsidRPr="0008068E" w:rsidRDefault="000F1E76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046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047" w:author="Дина" w:date="2026-07-20T17:49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</w:t>
              </w:r>
            </w:ins>
            <w:del w:id="1048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049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4</w:delText>
              </w:r>
            </w:del>
          </w:p>
        </w:tc>
        <w:tc>
          <w:tcPr>
            <w:tcW w:w="2835" w:type="dxa"/>
            <w:tcPrChange w:id="1050" w:author="Дина" w:date="2026-07-20T18:08:00Z">
              <w:tcPr>
                <w:tcW w:w="2693" w:type="dxa"/>
              </w:tcPr>
            </w:tcPrChange>
          </w:tcPr>
          <w:p w14:paraId="04A92F1B" w14:textId="20989EBE" w:rsidR="0070324B" w:rsidRPr="00DF2546" w:rsidRDefault="00DF254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051" w:author="Дина" w:date="2026-07-20T17:5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052" w:author="Дина" w:date="2026-07-20T17:55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53" w:author="Дина" w:date="2026-07-20T17:5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Строит сиамскую нейронную сеть и обучает её с использованием триплетной функции потерь для задачи верификации лиц, оценивает точность и компактность 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54" w:author="Дина" w:date="2026-07-20T17:5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эмбеддингов</w:t>
              </w:r>
              <w:proofErr w:type="spellEnd"/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55" w:author="Дина" w:date="2026-07-20T17:56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056" w:author="Дина" w:date="2026-07-20T17:06:00Z">
              <w:r w:rsidR="0070324B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57" w:author="Дина" w:date="2026-07-20T17:5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058" w:author="Дина" w:date="2026-07-20T18:08:00Z">
              <w:tcPr>
                <w:tcW w:w="992" w:type="dxa"/>
                <w:gridSpan w:val="2"/>
              </w:tcPr>
            </w:tcPrChange>
          </w:tcPr>
          <w:p w14:paraId="6980D474" w14:textId="4B7346D0" w:rsidR="0070324B" w:rsidRPr="0008068E" w:rsidRDefault="00CF4B48" w:rsidP="004F7F6C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059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060" w:author="Дина" w:date="2026-07-20T17:43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1061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062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063" w:author="Дина" w:date="2026-07-20T18:08:00Z">
              <w:tcPr>
                <w:tcW w:w="2655" w:type="dxa"/>
                <w:gridSpan w:val="3"/>
              </w:tcPr>
            </w:tcPrChange>
          </w:tcPr>
          <w:p w14:paraId="0E636872" w14:textId="4E38FC6B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064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065" w:author="Дина" w:date="2026-07-20T17:39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</w:t>
              </w:r>
            </w:ins>
            <w:ins w:id="1066" w:author="Дина" w:date="2026-07-20T17:40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-7</w:t>
              </w:r>
            </w:ins>
          </w:p>
        </w:tc>
        <w:tc>
          <w:tcPr>
            <w:tcW w:w="3110" w:type="dxa"/>
            <w:tcPrChange w:id="1067" w:author="Дина" w:date="2026-07-20T18:08:00Z">
              <w:tcPr>
                <w:tcW w:w="3110" w:type="dxa"/>
              </w:tcPr>
            </w:tcPrChange>
          </w:tcPr>
          <w:p w14:paraId="5D1E258A" w14:textId="4CDF2384" w:rsidR="0070324B" w:rsidRPr="00DF2546" w:rsidRDefault="00DF2546" w:rsidP="004F7F6C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068" w:author="Дина" w:date="2026-07-20T17:5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1069" w:author="Дина" w:date="2026-07-20T17:56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70" w:author="Дина" w:date="2026-07-20T17:5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71" w:author="Дина" w:date="2026-07-20T17:5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72" w:author="Дина" w:date="2026-07-20T17:5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labs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073" w:author="Дина" w:date="2026-07-20T17:5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/lab07_siamese</w: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74" w:author="Дина" w:date="2026-07-20T17:56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075" w:author="Дина" w:date="2026-07-20T16:44:00Z"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076" w:author="Дина" w:date="2026-07-20T17:56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:rsidDel="00525073" w14:paraId="66F7271A" w14:textId="0025CEF1" w:rsidTr="000C2A9F">
        <w:trPr>
          <w:del w:id="1077" w:author="Дина" w:date="2026-07-20T17:00:00Z"/>
        </w:trPr>
        <w:tc>
          <w:tcPr>
            <w:tcW w:w="3096" w:type="dxa"/>
            <w:tcPrChange w:id="1078" w:author="Дина" w:date="2026-07-20T18:08:00Z">
              <w:tcPr>
                <w:tcW w:w="3096" w:type="dxa"/>
              </w:tcPr>
            </w:tcPrChange>
          </w:tcPr>
          <w:p w14:paraId="27CA74E8" w14:textId="77ED9815" w:rsidR="0070324B" w:rsidRPr="00F15E6E" w:rsidDel="00525073" w:rsidRDefault="0070324B" w:rsidP="004F7F6C">
            <w:pPr>
              <w:rPr>
                <w:del w:id="1079" w:author="Дина" w:date="2026-07-20T17:00:00Z"/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del w:id="1080" w:author="Дина" w:date="2026-07-20T17:00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 xml:space="preserve">Занятие 3.5.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Задача сопоставления изображений и нейросетевой SLAM.</w:delText>
              </w:r>
            </w:del>
          </w:p>
        </w:tc>
        <w:tc>
          <w:tcPr>
            <w:tcW w:w="868" w:type="dxa"/>
            <w:tcPrChange w:id="1081" w:author="Дина" w:date="2026-07-20T18:08:00Z">
              <w:tcPr>
                <w:tcW w:w="868" w:type="dxa"/>
              </w:tcPr>
            </w:tcPrChange>
          </w:tcPr>
          <w:p w14:paraId="1CF3C100" w14:textId="70F05A88" w:rsidR="0070324B" w:rsidRPr="0008068E" w:rsidDel="00525073" w:rsidRDefault="0070324B" w:rsidP="004F7F6C">
            <w:pPr>
              <w:rPr>
                <w:del w:id="1082" w:author="Дина" w:date="2026-07-20T17:00:00Z"/>
                <w:rFonts w:ascii="Arial" w:eastAsia="Arial" w:hAnsi="Arial" w:cs="Arial"/>
                <w:kern w:val="0"/>
                <w:sz w:val="11"/>
                <w:szCs w:val="11"/>
                <w:lang w:eastAsia="ru-RU"/>
                <w14:ligatures w14:val="none"/>
                <w:rPrChange w:id="1083" w:author="Дина" w:date="2026-07-20T17:18:00Z">
                  <w:rPr>
                    <w:del w:id="1084" w:author="Дина" w:date="2026-07-20T17:00:00Z"/>
                    <w:rFonts w:ascii="Arial" w:eastAsia="Arial" w:hAnsi="Arial" w:cs="Arial"/>
                    <w:kern w:val="0"/>
                    <w:sz w:val="12"/>
                    <w:szCs w:val="12"/>
                    <w:lang w:eastAsia="ru-RU"/>
                    <w14:ligatures w14:val="none"/>
                  </w:rPr>
                </w:rPrChange>
              </w:rPr>
            </w:pPr>
            <w:del w:id="1085" w:author="Дина" w:date="2026-07-20T16:37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86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Сопоставление изображений (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87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Image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88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89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Matching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90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), Глубокая нейросеть для плотного визуального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91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SLAM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92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93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DROID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94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-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95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SLAM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96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, Бесдескрипторный метод поиска соответствий на основе трансформеров 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097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LoFTR</w:delText>
              </w:r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098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</w:del>
          </w:p>
        </w:tc>
        <w:tc>
          <w:tcPr>
            <w:tcW w:w="851" w:type="dxa"/>
            <w:tcPrChange w:id="1099" w:author="Дина" w:date="2026-07-20T18:08:00Z">
              <w:tcPr>
                <w:tcW w:w="993" w:type="dxa"/>
              </w:tcPr>
            </w:tcPrChange>
          </w:tcPr>
          <w:p w14:paraId="4E3FD2DF" w14:textId="2EA826DF" w:rsidR="0070324B" w:rsidRPr="0008068E" w:rsidDel="00525073" w:rsidRDefault="0070324B" w:rsidP="004F7F6C">
            <w:pPr>
              <w:jc w:val="center"/>
              <w:rPr>
                <w:del w:id="1100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01" w:author="Дина" w:date="2026-07-20T17:18:00Z">
                  <w:rPr>
                    <w:del w:id="1102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03" w:author="Дина" w:date="2026-07-20T17:00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04" w:author="Дина" w:date="2026-07-20T17:1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1105" w:author="Дина" w:date="2026-07-20T18:08:00Z">
              <w:tcPr>
                <w:tcW w:w="425" w:type="dxa"/>
              </w:tcPr>
            </w:tcPrChange>
          </w:tcPr>
          <w:p w14:paraId="0189A5DC" w14:textId="755F5272" w:rsidR="0070324B" w:rsidRPr="0008068E" w:rsidDel="00525073" w:rsidRDefault="0070324B" w:rsidP="004F7F6C">
            <w:pPr>
              <w:jc w:val="center"/>
              <w:rPr>
                <w:del w:id="1106" w:author="Дина" w:date="2026-07-20T17:00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107" w:author="Дина" w:date="2026-07-20T17:15:00Z">
                  <w:rPr>
                    <w:del w:id="1108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09" w:author="Дина" w:date="2026-07-20T17:00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110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1111" w:author="Дина" w:date="2026-07-20T18:08:00Z">
              <w:tcPr>
                <w:tcW w:w="2693" w:type="dxa"/>
              </w:tcPr>
            </w:tcPrChange>
          </w:tcPr>
          <w:p w14:paraId="18AC8B2B" w14:textId="449B6D5B" w:rsidR="0070324B" w:rsidRPr="0008068E" w:rsidDel="00525073" w:rsidRDefault="0070324B" w:rsidP="004F7F6C">
            <w:pPr>
              <w:jc w:val="center"/>
              <w:rPr>
                <w:del w:id="1112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13" w:author="Дина" w:date="2026-07-20T17:15:00Z">
                  <w:rPr>
                    <w:del w:id="1114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15" w:author="Дина" w:date="2026-07-20T17:00:00Z">
              <w:r w:rsidRPr="0008068E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1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117" w:author="Дина" w:date="2026-07-20T18:08:00Z">
              <w:tcPr>
                <w:tcW w:w="992" w:type="dxa"/>
                <w:gridSpan w:val="2"/>
              </w:tcPr>
            </w:tcPrChange>
          </w:tcPr>
          <w:p w14:paraId="2E63A479" w14:textId="14660DA9" w:rsidR="0070324B" w:rsidRPr="0008068E" w:rsidDel="00525073" w:rsidRDefault="0070324B" w:rsidP="004F7F6C">
            <w:pPr>
              <w:jc w:val="center"/>
              <w:rPr>
                <w:del w:id="1118" w:author="Дина" w:date="2026-07-20T17:00:00Z"/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119" w:author="Дина" w:date="2026-07-20T17:15:00Z">
                  <w:rPr>
                    <w:del w:id="1120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21" w:author="Дина" w:date="2026-07-20T17:00:00Z">
              <w:r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122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123" w:author="Дина" w:date="2026-07-20T18:08:00Z">
              <w:tcPr>
                <w:tcW w:w="2655" w:type="dxa"/>
                <w:gridSpan w:val="3"/>
              </w:tcPr>
            </w:tcPrChange>
          </w:tcPr>
          <w:p w14:paraId="3FA98F9C" w14:textId="2A26CCE9" w:rsidR="0070324B" w:rsidRPr="0008068E" w:rsidDel="00525073" w:rsidRDefault="0070324B" w:rsidP="0070324B">
            <w:pPr>
              <w:jc w:val="center"/>
              <w:rPr>
                <w:del w:id="1124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25" w:author="Дина" w:date="2026-07-20T17:16:00Z">
                  <w:rPr>
                    <w:del w:id="1126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1127" w:author="Дина" w:date="2026-07-20T18:08:00Z">
              <w:tcPr>
                <w:tcW w:w="3110" w:type="dxa"/>
              </w:tcPr>
            </w:tcPrChange>
          </w:tcPr>
          <w:p w14:paraId="6D8770D3" w14:textId="2D8FC92F" w:rsidR="0070324B" w:rsidRPr="0008068E" w:rsidDel="00525073" w:rsidRDefault="0070324B" w:rsidP="004F7F6C">
            <w:pPr>
              <w:jc w:val="center"/>
              <w:rPr>
                <w:del w:id="1128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29" w:author="Дина" w:date="2026-07-20T17:17:00Z">
                  <w:rPr>
                    <w:del w:id="1130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31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32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DF2546" w14:paraId="12B7BC64" w14:textId="0D230903" w:rsidTr="000C2A9F">
        <w:tc>
          <w:tcPr>
            <w:tcW w:w="3096" w:type="dxa"/>
            <w:tcPrChange w:id="1133" w:author="Дина" w:date="2026-07-20T18:08:00Z">
              <w:tcPr>
                <w:tcW w:w="3096" w:type="dxa"/>
              </w:tcPr>
            </w:tcPrChange>
          </w:tcPr>
          <w:p w14:paraId="68E1F7E4" w14:textId="49486E62" w:rsidR="0070324B" w:rsidRPr="00F15E6E" w:rsidRDefault="0070324B" w:rsidP="00D2059F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Модуль 4. Продвинутые и гибридные методы</w:t>
            </w:r>
          </w:p>
        </w:tc>
        <w:tc>
          <w:tcPr>
            <w:tcW w:w="868" w:type="dxa"/>
            <w:tcPrChange w:id="1134" w:author="Дина" w:date="2026-07-20T18:08:00Z">
              <w:tcPr>
                <w:tcW w:w="868" w:type="dxa"/>
              </w:tcPr>
            </w:tcPrChange>
          </w:tcPr>
          <w:p w14:paraId="3FEFDCE4" w14:textId="202299E1" w:rsidR="0070324B" w:rsidRPr="00DF2546" w:rsidRDefault="00DF2546" w:rsidP="00D2059F">
            <w:pPr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35" w:author="Дина" w:date="2026-07-20T17:5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136" w:author="Дина" w:date="2026-07-20T17:57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37" w:author="Дина" w:date="2026-07-20T17:5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38" w:author="Дина" w:date="2026-07-20T17:57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139" w:author="Дина" w:date="2026-07-20T16:37:00Z"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40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851" w:type="dxa"/>
            <w:tcPrChange w:id="1141" w:author="Дина" w:date="2026-07-20T18:08:00Z">
              <w:tcPr>
                <w:tcW w:w="993" w:type="dxa"/>
              </w:tcPr>
            </w:tcPrChange>
          </w:tcPr>
          <w:p w14:paraId="6FF9E25A" w14:textId="73592E11" w:rsidR="0070324B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42" w:author="Дина" w:date="2026-07-20T17:5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143" w:author="Дина" w:date="2026-07-20T17:58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44" w:author="Дина" w:date="2026-07-20T17:5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1.3, 3.1, 3.4</w:t>
              </w:r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45" w:author="Дина" w:date="2026-07-20T17:58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146" w:author="Дина" w:date="2026-07-20T17:03:00Z">
              <w:r w:rsidR="0070324B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47" w:author="Дина" w:date="2026-07-20T17:5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</w:del>
          </w:p>
        </w:tc>
        <w:tc>
          <w:tcPr>
            <w:tcW w:w="567" w:type="dxa"/>
            <w:tcPrChange w:id="1148" w:author="Дина" w:date="2026-07-20T18:08:00Z">
              <w:tcPr>
                <w:tcW w:w="425" w:type="dxa"/>
              </w:tcPr>
            </w:tcPrChange>
          </w:tcPr>
          <w:p w14:paraId="606D9A7E" w14:textId="2CDC3CA9" w:rsidR="0070324B" w:rsidRPr="0008068E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149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150" w:author="Дина" w:date="2026-07-20T17:59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С</w:t>
              </w:r>
            </w:ins>
            <w:del w:id="1151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152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16</w:delText>
              </w:r>
            </w:del>
          </w:p>
        </w:tc>
        <w:tc>
          <w:tcPr>
            <w:tcW w:w="2835" w:type="dxa"/>
            <w:tcPrChange w:id="1153" w:author="Дина" w:date="2026-07-20T18:08:00Z">
              <w:tcPr>
                <w:tcW w:w="2693" w:type="dxa"/>
              </w:tcPr>
            </w:tcPrChange>
          </w:tcPr>
          <w:p w14:paraId="67CCC117" w14:textId="7B0E2E19" w:rsidR="0070324B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54" w:author="Дина" w:date="2026-07-20T18:00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155" w:author="Дина" w:date="2026-07-20T17:59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56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Изучает мультимодальные модели (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57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зрение+язык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58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), распознавание текста на изображениях и методы 3D</w:t>
              </w:r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59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 xml:space="preserve">зрения, интегрирует генеративные и 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60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трансформерные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161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подходы для комплексных задач</w:t>
              </w:r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62" w:author="Дина" w:date="2026-07-20T18:00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163" w:author="Дина" w:date="2026-07-20T17:06:00Z">
              <w:r w:rsidR="0070324B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64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165" w:author="Дина" w:date="2026-07-20T18:08:00Z">
              <w:tcPr>
                <w:tcW w:w="992" w:type="dxa"/>
                <w:gridSpan w:val="2"/>
              </w:tcPr>
            </w:tcPrChange>
          </w:tcPr>
          <w:p w14:paraId="35189015" w14:textId="0D6E9B32" w:rsidR="0070324B" w:rsidRPr="0008068E" w:rsidRDefault="00CF4B48" w:rsidP="00D2059F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166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167" w:author="Дина" w:date="2026-07-20T17:38:00Z">
              <w:r w:rsidRPr="008E6704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</w:rPr>
                <w:t xml:space="preserve">Текущий </w:t>
              </w:r>
            </w:ins>
            <w:del w:id="1168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169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170" w:author="Дина" w:date="2026-07-20T18:08:00Z">
              <w:tcPr>
                <w:tcW w:w="2655" w:type="dxa"/>
                <w:gridSpan w:val="3"/>
              </w:tcPr>
            </w:tcPrChange>
          </w:tcPr>
          <w:p w14:paraId="0A5C51B8" w14:textId="405B51D6" w:rsidR="0070324B" w:rsidRPr="0008068E" w:rsidRDefault="000F1E76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171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172" w:author="Дина" w:date="2026-07-20T17:52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ЛР-8, ЛР-9</w:t>
              </w:r>
            </w:ins>
          </w:p>
        </w:tc>
        <w:tc>
          <w:tcPr>
            <w:tcW w:w="3110" w:type="dxa"/>
            <w:tcPrChange w:id="1173" w:author="Дина" w:date="2026-07-20T18:08:00Z">
              <w:tcPr>
                <w:tcW w:w="3110" w:type="dxa"/>
              </w:tcPr>
            </w:tcPrChange>
          </w:tcPr>
          <w:p w14:paraId="141D6892" w14:textId="1101CAD1" w:rsidR="0070324B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174" w:author="Дина" w:date="2026-07-20T18:00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1175" w:author="Дина" w:date="2026-07-20T18:00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176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rpd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177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/module_04; 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178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179" w:author="Дина" w:date="2026-07-20T18:0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/labs/lab08-09</w:t>
              </w:r>
            </w:ins>
            <w:del w:id="1180" w:author="Дина" w:date="2026-07-20T16:44:00Z"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81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DF2546" w:rsidDel="00525073" w14:paraId="7C4A589A" w14:textId="5DAC5E8B" w:rsidTr="000C2A9F">
        <w:trPr>
          <w:del w:id="1182" w:author="Дина" w:date="2026-07-20T17:00:00Z"/>
        </w:trPr>
        <w:tc>
          <w:tcPr>
            <w:tcW w:w="3096" w:type="dxa"/>
            <w:tcPrChange w:id="1183" w:author="Дина" w:date="2026-07-20T18:08:00Z">
              <w:tcPr>
                <w:tcW w:w="3096" w:type="dxa"/>
              </w:tcPr>
            </w:tcPrChange>
          </w:tcPr>
          <w:p w14:paraId="2DC2F2D0" w14:textId="75DC0EF6" w:rsidR="0070324B" w:rsidRPr="00DF2546" w:rsidDel="00525073" w:rsidRDefault="0070324B" w:rsidP="00D2059F">
            <w:pPr>
              <w:rPr>
                <w:del w:id="1184" w:author="Дина" w:date="2026-07-20T17:00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1185" w:author="Дина" w:date="2026-07-20T18:00:00Z">
                  <w:rPr>
                    <w:del w:id="1186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87" w:author="Дина" w:date="2026-07-20T17:00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188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4.1.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Нейросетевые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189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методы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190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в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191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3D-</w:delText>
              </w:r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зрении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192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. </w:delText>
              </w:r>
            </w:del>
          </w:p>
        </w:tc>
        <w:tc>
          <w:tcPr>
            <w:tcW w:w="868" w:type="dxa"/>
            <w:tcPrChange w:id="1193" w:author="Дина" w:date="2026-07-20T18:08:00Z">
              <w:tcPr>
                <w:tcW w:w="868" w:type="dxa"/>
              </w:tcPr>
            </w:tcPrChange>
          </w:tcPr>
          <w:p w14:paraId="2AE9EF07" w14:textId="1636E290" w:rsidR="0070324B" w:rsidRPr="00DF2546" w:rsidDel="00525073" w:rsidRDefault="0070324B" w:rsidP="00D2059F">
            <w:pPr>
              <w:rPr>
                <w:del w:id="1194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195" w:author="Дина" w:date="2026-07-20T18:00:00Z">
                  <w:rPr>
                    <w:del w:id="1196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197" w:author="Дина" w:date="2026-07-20T16:37:00Z"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198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Нейросети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199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0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NeRF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1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2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Neural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3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4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Radiance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5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6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Fields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7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),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208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метод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09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3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0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D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1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2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Gaussian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3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4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Splatting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5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,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216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Трансформеры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7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8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Vision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19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0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Transformers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1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,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2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VLM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3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), 3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4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D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5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-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226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сверточные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7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228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нейросети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29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(3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30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D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31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32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CNN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33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)</w:delText>
              </w:r>
            </w:del>
          </w:p>
        </w:tc>
        <w:tc>
          <w:tcPr>
            <w:tcW w:w="851" w:type="dxa"/>
            <w:tcPrChange w:id="1234" w:author="Дина" w:date="2026-07-20T18:08:00Z">
              <w:tcPr>
                <w:tcW w:w="993" w:type="dxa"/>
              </w:tcPr>
            </w:tcPrChange>
          </w:tcPr>
          <w:p w14:paraId="6B83B4BC" w14:textId="244AAF54" w:rsidR="0070324B" w:rsidRPr="00DF2546" w:rsidDel="00525073" w:rsidRDefault="0070324B" w:rsidP="00D2059F">
            <w:pPr>
              <w:jc w:val="center"/>
              <w:rPr>
                <w:del w:id="1235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236" w:author="Дина" w:date="2026-07-20T18:00:00Z">
                  <w:rPr>
                    <w:del w:id="1237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38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239" w:author="Дина" w:date="2026-07-20T17:5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1240" w:author="Дина" w:date="2026-07-20T18:08:00Z">
              <w:tcPr>
                <w:tcW w:w="425" w:type="dxa"/>
              </w:tcPr>
            </w:tcPrChange>
          </w:tcPr>
          <w:p w14:paraId="36B97E4B" w14:textId="69D1EE21" w:rsidR="0070324B" w:rsidRPr="00DF2546" w:rsidDel="00525073" w:rsidRDefault="0070324B" w:rsidP="00D2059F">
            <w:pPr>
              <w:jc w:val="center"/>
              <w:rPr>
                <w:del w:id="1241" w:author="Дина" w:date="2026-07-20T17:00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242" w:author="Дина" w:date="2026-07-20T18:00:00Z">
                  <w:rPr>
                    <w:del w:id="1243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44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245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1246" w:author="Дина" w:date="2026-07-20T18:08:00Z">
              <w:tcPr>
                <w:tcW w:w="2693" w:type="dxa"/>
              </w:tcPr>
            </w:tcPrChange>
          </w:tcPr>
          <w:p w14:paraId="052ECF9A" w14:textId="057F5F24" w:rsidR="0070324B" w:rsidRPr="00DF2546" w:rsidDel="00525073" w:rsidRDefault="0070324B" w:rsidP="00D2059F">
            <w:pPr>
              <w:jc w:val="center"/>
              <w:rPr>
                <w:del w:id="1247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248" w:author="Дина" w:date="2026-07-20T18:00:00Z">
                  <w:rPr>
                    <w:del w:id="1249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50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51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252" w:author="Дина" w:date="2026-07-20T18:08:00Z">
              <w:tcPr>
                <w:tcW w:w="992" w:type="dxa"/>
                <w:gridSpan w:val="2"/>
              </w:tcPr>
            </w:tcPrChange>
          </w:tcPr>
          <w:p w14:paraId="6FDEFDF1" w14:textId="0952E270" w:rsidR="0070324B" w:rsidRPr="00DF2546" w:rsidDel="00525073" w:rsidRDefault="0070324B" w:rsidP="00D2059F">
            <w:pPr>
              <w:jc w:val="center"/>
              <w:rPr>
                <w:del w:id="1253" w:author="Дина" w:date="2026-07-20T17:00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254" w:author="Дина" w:date="2026-07-20T18:00:00Z">
                  <w:rPr>
                    <w:del w:id="1255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56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257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258" w:author="Дина" w:date="2026-07-20T18:08:00Z">
              <w:tcPr>
                <w:tcW w:w="2655" w:type="dxa"/>
                <w:gridSpan w:val="3"/>
              </w:tcPr>
            </w:tcPrChange>
          </w:tcPr>
          <w:p w14:paraId="58C0ECD4" w14:textId="4BC5A0A7" w:rsidR="0070324B" w:rsidRPr="00DF2546" w:rsidDel="00525073" w:rsidRDefault="0070324B" w:rsidP="0070324B">
            <w:pPr>
              <w:jc w:val="center"/>
              <w:rPr>
                <w:del w:id="1259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260" w:author="Дина" w:date="2026-07-20T18:00:00Z">
                  <w:rPr>
                    <w:del w:id="1261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1262" w:author="Дина" w:date="2026-07-20T18:08:00Z">
              <w:tcPr>
                <w:tcW w:w="3110" w:type="dxa"/>
              </w:tcPr>
            </w:tcPrChange>
          </w:tcPr>
          <w:p w14:paraId="0D32DAB5" w14:textId="77B108D2" w:rsidR="0070324B" w:rsidRPr="00DF2546" w:rsidDel="00525073" w:rsidRDefault="0070324B" w:rsidP="00D2059F">
            <w:pPr>
              <w:jc w:val="center"/>
              <w:rPr>
                <w:del w:id="1263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264" w:author="Дина" w:date="2026-07-20T18:00:00Z">
                  <w:rPr>
                    <w:del w:id="1265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66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267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DF2546" w:rsidDel="00525073" w14:paraId="3D1E6FCE" w14:textId="4B4BFB1D" w:rsidTr="000C2A9F">
        <w:trPr>
          <w:del w:id="1268" w:author="Дина" w:date="2026-07-20T17:00:00Z"/>
        </w:trPr>
        <w:tc>
          <w:tcPr>
            <w:tcW w:w="3096" w:type="dxa"/>
            <w:tcPrChange w:id="1269" w:author="Дина" w:date="2026-07-20T18:08:00Z">
              <w:tcPr>
                <w:tcW w:w="3096" w:type="dxa"/>
              </w:tcPr>
            </w:tcPrChange>
          </w:tcPr>
          <w:p w14:paraId="1F45C359" w14:textId="6CAFDD74" w:rsidR="0070324B" w:rsidRPr="00DF2546" w:rsidDel="00525073" w:rsidRDefault="0070324B" w:rsidP="00D2059F">
            <w:pPr>
              <w:rPr>
                <w:del w:id="1270" w:author="Дина" w:date="2026-07-20T17:00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1271" w:author="Дина" w:date="2026-07-20T18:00:00Z">
                  <w:rPr>
                    <w:del w:id="1272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73" w:author="Дина" w:date="2026-07-20T17:00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274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4.2.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Мультимодальное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275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обучение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276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: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зрение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277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и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278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язык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279" w:author="Дина" w:date="2026-07-20T18:00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. </w:delText>
              </w:r>
            </w:del>
          </w:p>
        </w:tc>
        <w:tc>
          <w:tcPr>
            <w:tcW w:w="868" w:type="dxa"/>
            <w:tcPrChange w:id="1280" w:author="Дина" w:date="2026-07-20T18:08:00Z">
              <w:tcPr>
                <w:tcW w:w="868" w:type="dxa"/>
              </w:tcPr>
            </w:tcPrChange>
          </w:tcPr>
          <w:p w14:paraId="5264017A" w14:textId="31CF9371" w:rsidR="0070324B" w:rsidRPr="00DF2546" w:rsidDel="00525073" w:rsidRDefault="0070324B" w:rsidP="00D2059F">
            <w:pPr>
              <w:rPr>
                <w:del w:id="1281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282" w:author="Дина" w:date="2026-07-20T18:00:00Z">
                  <w:rPr>
                    <w:del w:id="1283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284" w:author="Дина" w:date="2026-07-20T16:37:00Z"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285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Кодировщик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86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287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зрения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88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(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89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Vision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90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91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Encoder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92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),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293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Большая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94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295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языковая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96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297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модель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98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(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299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LLM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300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)</w:delText>
              </w:r>
            </w:del>
          </w:p>
        </w:tc>
        <w:tc>
          <w:tcPr>
            <w:tcW w:w="851" w:type="dxa"/>
            <w:tcPrChange w:id="1301" w:author="Дина" w:date="2026-07-20T18:08:00Z">
              <w:tcPr>
                <w:tcW w:w="993" w:type="dxa"/>
              </w:tcPr>
            </w:tcPrChange>
          </w:tcPr>
          <w:p w14:paraId="61997E7C" w14:textId="684C19D8" w:rsidR="0070324B" w:rsidRPr="00DF2546" w:rsidDel="00525073" w:rsidRDefault="0070324B" w:rsidP="00D2059F">
            <w:pPr>
              <w:jc w:val="center"/>
              <w:rPr>
                <w:del w:id="1302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303" w:author="Дина" w:date="2026-07-20T18:00:00Z">
                  <w:rPr>
                    <w:del w:id="1304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305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306" w:author="Дина" w:date="2026-07-20T17:5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1307" w:author="Дина" w:date="2026-07-20T18:08:00Z">
              <w:tcPr>
                <w:tcW w:w="425" w:type="dxa"/>
              </w:tcPr>
            </w:tcPrChange>
          </w:tcPr>
          <w:p w14:paraId="58963ABB" w14:textId="6D633AD4" w:rsidR="0070324B" w:rsidRPr="00DF2546" w:rsidDel="00525073" w:rsidRDefault="0070324B" w:rsidP="00D2059F">
            <w:pPr>
              <w:jc w:val="center"/>
              <w:rPr>
                <w:del w:id="1308" w:author="Дина" w:date="2026-07-20T17:00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309" w:author="Дина" w:date="2026-07-20T18:00:00Z">
                  <w:rPr>
                    <w:del w:id="1310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311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312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4</w:delText>
              </w:r>
            </w:del>
          </w:p>
        </w:tc>
        <w:tc>
          <w:tcPr>
            <w:tcW w:w="2835" w:type="dxa"/>
            <w:tcPrChange w:id="1313" w:author="Дина" w:date="2026-07-20T18:08:00Z">
              <w:tcPr>
                <w:tcW w:w="2693" w:type="dxa"/>
              </w:tcPr>
            </w:tcPrChange>
          </w:tcPr>
          <w:p w14:paraId="1657F00D" w14:textId="4653D727" w:rsidR="0070324B" w:rsidRPr="00DF2546" w:rsidDel="00525073" w:rsidRDefault="0070324B" w:rsidP="00D2059F">
            <w:pPr>
              <w:jc w:val="center"/>
              <w:rPr>
                <w:del w:id="1314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315" w:author="Дина" w:date="2026-07-20T18:00:00Z">
                  <w:rPr>
                    <w:del w:id="1316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317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318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319" w:author="Дина" w:date="2026-07-20T18:08:00Z">
              <w:tcPr>
                <w:tcW w:w="992" w:type="dxa"/>
                <w:gridSpan w:val="2"/>
              </w:tcPr>
            </w:tcPrChange>
          </w:tcPr>
          <w:p w14:paraId="46A0ED93" w14:textId="64FECDC4" w:rsidR="0070324B" w:rsidRPr="00DF2546" w:rsidDel="00525073" w:rsidRDefault="0070324B" w:rsidP="00D2059F">
            <w:pPr>
              <w:jc w:val="center"/>
              <w:rPr>
                <w:del w:id="1320" w:author="Дина" w:date="2026-07-20T17:00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321" w:author="Дина" w:date="2026-07-20T18:00:00Z">
                  <w:rPr>
                    <w:del w:id="1322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323" w:author="Дина" w:date="2026-07-20T17:00:00Z">
              <w:r w:rsidRPr="00DF254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324" w:author="Дина" w:date="2026-07-20T18:00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325" w:author="Дина" w:date="2026-07-20T18:08:00Z">
              <w:tcPr>
                <w:tcW w:w="2655" w:type="dxa"/>
                <w:gridSpan w:val="3"/>
              </w:tcPr>
            </w:tcPrChange>
          </w:tcPr>
          <w:p w14:paraId="26C70BDA" w14:textId="1E28C214" w:rsidR="0070324B" w:rsidRPr="00DF2546" w:rsidDel="00525073" w:rsidRDefault="0070324B" w:rsidP="0070324B">
            <w:pPr>
              <w:jc w:val="center"/>
              <w:rPr>
                <w:del w:id="1326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327" w:author="Дина" w:date="2026-07-20T18:00:00Z">
                  <w:rPr>
                    <w:del w:id="1328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1329" w:author="Дина" w:date="2026-07-20T18:08:00Z">
              <w:tcPr>
                <w:tcW w:w="3110" w:type="dxa"/>
              </w:tcPr>
            </w:tcPrChange>
          </w:tcPr>
          <w:p w14:paraId="291EE772" w14:textId="1CAA45FF" w:rsidR="0070324B" w:rsidRPr="00DF2546" w:rsidDel="00525073" w:rsidRDefault="0070324B" w:rsidP="00D2059F">
            <w:pPr>
              <w:jc w:val="center"/>
              <w:rPr>
                <w:del w:id="1330" w:author="Дина" w:date="2026-07-20T17:00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331" w:author="Дина" w:date="2026-07-20T18:00:00Z">
                  <w:rPr>
                    <w:del w:id="1332" w:author="Дина" w:date="2026-07-20T17:00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333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334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DF2546" w14:paraId="69CA08AB" w14:textId="1F17A892" w:rsidTr="000C2A9F">
        <w:tc>
          <w:tcPr>
            <w:tcW w:w="3096" w:type="dxa"/>
            <w:tcPrChange w:id="1335" w:author="Дина" w:date="2026-07-20T18:08:00Z">
              <w:tcPr>
                <w:tcW w:w="3096" w:type="dxa"/>
              </w:tcPr>
            </w:tcPrChange>
          </w:tcPr>
          <w:p w14:paraId="53B401DC" w14:textId="459A1ED1" w:rsidR="0070324B" w:rsidRPr="00F15E6E" w:rsidRDefault="0070324B" w:rsidP="00D2059F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4.</w:t>
            </w:r>
            <w:r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3</w:t>
            </w: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. Лабораторная работа: Мультимодальная модель: генерация подписей к изображениям.</w:t>
            </w:r>
          </w:p>
        </w:tc>
        <w:tc>
          <w:tcPr>
            <w:tcW w:w="868" w:type="dxa"/>
            <w:tcPrChange w:id="1336" w:author="Дина" w:date="2026-07-20T18:08:00Z">
              <w:tcPr>
                <w:tcW w:w="868" w:type="dxa"/>
              </w:tcPr>
            </w:tcPrChange>
          </w:tcPr>
          <w:p w14:paraId="3BB82E76" w14:textId="0682D8D9" w:rsidR="0070324B" w:rsidRPr="00DF2546" w:rsidRDefault="00DF2546" w:rsidP="00D2059F">
            <w:pPr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337" w:author="Дина" w:date="2026-07-20T17:5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338" w:author="Дина" w:date="2026-07-20T17:57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39" w:author="Дина" w:date="2026-07-20T17:5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340" w:author="Дина" w:date="2026-07-20T17:57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341" w:author="Дина" w:date="2026-07-20T16:37:00Z"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342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Кодировщик зрения (</w:delText>
              </w:r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343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Vision</w:delText>
              </w:r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344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345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Encoder</w:delText>
              </w:r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346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), Большая языковая модель (</w:delText>
              </w:r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347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en-US" w:eastAsia="ru-RU"/>
                      <w14:ligatures w14:val="none"/>
                    </w:rPr>
                  </w:rPrChange>
                </w:rPr>
                <w:delText>LLM</w:delText>
              </w:r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348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)</w:delText>
              </w:r>
            </w:del>
          </w:p>
        </w:tc>
        <w:tc>
          <w:tcPr>
            <w:tcW w:w="851" w:type="dxa"/>
            <w:tcPrChange w:id="1349" w:author="Дина" w:date="2026-07-20T18:08:00Z">
              <w:tcPr>
                <w:tcW w:w="993" w:type="dxa"/>
              </w:tcPr>
            </w:tcPrChange>
          </w:tcPr>
          <w:p w14:paraId="23DB4108" w14:textId="681CEDF3" w:rsidR="0070324B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350" w:author="Дина" w:date="2026-07-20T17:5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351" w:author="Дина" w:date="2026-07-20T17:58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52" w:author="Дина" w:date="2026-07-20T17:5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1.3, 3.4</w:t>
              </w:r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353" w:author="Дина" w:date="2026-07-20T17:58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354" w:author="Дина" w:date="2026-07-20T17:04:00Z">
              <w:r w:rsidR="0070324B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355" w:author="Дина" w:date="2026-07-20T17:5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1356" w:author="Дина" w:date="2026-07-20T18:08:00Z">
              <w:tcPr>
                <w:tcW w:w="425" w:type="dxa"/>
              </w:tcPr>
            </w:tcPrChange>
          </w:tcPr>
          <w:p w14:paraId="2D5A936B" w14:textId="180FF32B" w:rsidR="0070324B" w:rsidRPr="0008068E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357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358" w:author="Дина" w:date="2026-07-20T17:59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</w:t>
              </w:r>
            </w:ins>
            <w:del w:id="1359" w:author="Дина" w:date="2026-07-20T17:04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360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8</w:delText>
              </w:r>
            </w:del>
          </w:p>
        </w:tc>
        <w:tc>
          <w:tcPr>
            <w:tcW w:w="2835" w:type="dxa"/>
            <w:tcPrChange w:id="1361" w:author="Дина" w:date="2026-07-20T18:08:00Z">
              <w:tcPr>
                <w:tcW w:w="2693" w:type="dxa"/>
              </w:tcPr>
            </w:tcPrChange>
          </w:tcPr>
          <w:p w14:paraId="06D63C9A" w14:textId="21323626" w:rsidR="0070324B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362" w:author="Дина" w:date="2026-07-20T18:01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363" w:author="Дина" w:date="2026-07-20T18:01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64" w:author="Дина" w:date="2026-07-20T18:0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Реализует мультимодальную модель (кодировщик изображений + языковая модель) для автоматического описания изображений, 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65" w:author="Дина" w:date="2026-07-20T18:0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дообучает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66" w:author="Дина" w:date="2026-07-20T18:0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её на пользовательском 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67" w:author="Дина" w:date="2026-07-20T18:0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датасете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368" w:author="Дина" w:date="2026-07-20T18:0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и оценивает качество по метрикам BLEU, ROUGE</w:t>
              </w:r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369" w:author="Дина" w:date="2026-07-20T18:01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370" w:author="Дина" w:date="2026-07-20T17:06:00Z">
              <w:r w:rsidR="0070324B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371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372" w:author="Дина" w:date="2026-07-20T18:08:00Z">
              <w:tcPr>
                <w:tcW w:w="992" w:type="dxa"/>
                <w:gridSpan w:val="2"/>
              </w:tcPr>
            </w:tcPrChange>
          </w:tcPr>
          <w:p w14:paraId="63DF936B" w14:textId="2EA5C9D1" w:rsidR="0070324B" w:rsidRPr="0008068E" w:rsidRDefault="00CF4B48" w:rsidP="00D2059F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373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374" w:author="Дина" w:date="2026-07-20T17:43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1375" w:author="Дина" w:date="2026-07-20T17:06:00Z">
              <w:r w:rsidR="0070324B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37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377" w:author="Дина" w:date="2026-07-20T18:08:00Z">
              <w:tcPr>
                <w:tcW w:w="2655" w:type="dxa"/>
                <w:gridSpan w:val="3"/>
              </w:tcPr>
            </w:tcPrChange>
          </w:tcPr>
          <w:p w14:paraId="132767E9" w14:textId="0CEA3C0D" w:rsidR="0070324B" w:rsidRPr="0008068E" w:rsidRDefault="00CF4B48" w:rsidP="0070324B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378" w:author="Дина" w:date="2026-07-20T17:16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379" w:author="Дина" w:date="2026-07-20T17:40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ЛР-8</w:t>
              </w:r>
            </w:ins>
          </w:p>
        </w:tc>
        <w:tc>
          <w:tcPr>
            <w:tcW w:w="3110" w:type="dxa"/>
            <w:tcPrChange w:id="1380" w:author="Дина" w:date="2026-07-20T18:08:00Z">
              <w:tcPr>
                <w:tcW w:w="3110" w:type="dxa"/>
              </w:tcPr>
            </w:tcPrChange>
          </w:tcPr>
          <w:p w14:paraId="69AAB085" w14:textId="1B5B2CDF" w:rsidR="0070324B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381" w:author="Дина" w:date="2026-07-20T18:01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1382" w:author="Дина" w:date="2026-07-20T18:01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383" w:author="Дина" w:date="2026-07-20T18:0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384" w:author="Дина" w:date="2026-07-20T18:01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/labs/lab08_multimodal_captioning</w: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385" w:author="Дина" w:date="2026-07-20T18:01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386" w:author="Дина" w:date="2026-07-20T16:44:00Z">
              <w:r w:rsidR="0070324B"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387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С</w:delText>
              </w:r>
            </w:del>
          </w:p>
        </w:tc>
      </w:tr>
      <w:tr w:rsidR="0008068E" w:rsidRPr="00DF2546" w:rsidDel="00525073" w14:paraId="48664622" w14:textId="77A57FCC" w:rsidTr="000C2A9F">
        <w:trPr>
          <w:del w:id="1388" w:author="Дина" w:date="2026-07-20T17:01:00Z"/>
        </w:trPr>
        <w:tc>
          <w:tcPr>
            <w:tcW w:w="3096" w:type="dxa"/>
            <w:tcPrChange w:id="1389" w:author="Дина" w:date="2026-07-20T18:08:00Z">
              <w:tcPr>
                <w:tcW w:w="3096" w:type="dxa"/>
              </w:tcPr>
            </w:tcPrChange>
          </w:tcPr>
          <w:p w14:paraId="06BB7CB7" w14:textId="69D2BAED" w:rsidR="0070324B" w:rsidRPr="00DF2546" w:rsidDel="00525073" w:rsidRDefault="0070324B" w:rsidP="00D2059F">
            <w:pPr>
              <w:rPr>
                <w:del w:id="1390" w:author="Дина" w:date="2026-07-20T17:01:00Z"/>
                <w:rFonts w:ascii="Calibri" w:eastAsia="Calibri" w:hAnsi="Calibri" w:cs="Calibri"/>
                <w:kern w:val="0"/>
                <w:sz w:val="22"/>
                <w:szCs w:val="22"/>
                <w:lang w:val="en-US" w:eastAsia="ru-RU"/>
                <w14:ligatures w14:val="none"/>
                <w:rPrChange w:id="1391" w:author="Дина" w:date="2026-07-20T18:01:00Z">
                  <w:rPr>
                    <w:del w:id="1392" w:author="Дина" w:date="2026-07-20T17:01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393" w:author="Дина" w:date="2026-07-20T17:01:00Z">
              <w:r w:rsidRPr="00F15E6E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Занятие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394" w:author="Дина" w:date="2026-07-20T18:0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4.4.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Распознавание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395" w:author="Дина" w:date="2026-07-20T18:0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текста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396" w:author="Дина" w:date="2026-07-20T18:0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на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397" w:author="Дина" w:date="2026-07-20T18:0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</w:delText>
              </w:r>
              <w:r w:rsidRPr="007F4875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ru" w:eastAsia="ru-RU"/>
                  <w14:ligatures w14:val="none"/>
                </w:rPr>
                <w:delText>изображениях</w:delText>
              </w:r>
              <w:r w:rsidRPr="00DF2546" w:rsidDel="00525073">
                <w:rPr>
                  <w:rFonts w:ascii="Arial" w:eastAsia="Arial" w:hAnsi="Arial" w:cs="Arial"/>
                  <w:b/>
                  <w:bCs/>
                  <w:kern w:val="0"/>
                  <w:sz w:val="12"/>
                  <w:szCs w:val="12"/>
                  <w:lang w:val="en-US" w:eastAsia="ru-RU"/>
                  <w14:ligatures w14:val="none"/>
                  <w:rPrChange w:id="1398" w:author="Дина" w:date="2026-07-20T18:01:00Z">
                    <w:rPr>
                      <w:rFonts w:ascii="Arial" w:eastAsia="Arial" w:hAnsi="Arial" w:cs="Arial"/>
                      <w:b/>
                      <w:bCs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 xml:space="preserve"> (OCR).</w:delText>
              </w:r>
            </w:del>
          </w:p>
        </w:tc>
        <w:tc>
          <w:tcPr>
            <w:tcW w:w="868" w:type="dxa"/>
            <w:tcPrChange w:id="1399" w:author="Дина" w:date="2026-07-20T18:08:00Z">
              <w:tcPr>
                <w:tcW w:w="868" w:type="dxa"/>
              </w:tcPr>
            </w:tcPrChange>
          </w:tcPr>
          <w:p w14:paraId="61AC1DDE" w14:textId="5459FDF3" w:rsidR="0070324B" w:rsidRPr="00DF2546" w:rsidDel="00525073" w:rsidRDefault="0070324B" w:rsidP="00D2059F">
            <w:pPr>
              <w:rPr>
                <w:del w:id="1400" w:author="Дина" w:date="2026-07-20T17:01:00Z"/>
                <w:rFonts w:ascii="Arial" w:eastAsia="Arial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401" w:author="Дина" w:date="2026-07-20T18:01:00Z">
                  <w:rPr>
                    <w:del w:id="1402" w:author="Дина" w:date="2026-07-20T17:01:00Z"/>
                    <w:rFonts w:ascii="Arial" w:eastAsia="Arial" w:hAnsi="Arial" w:cs="Arial"/>
                    <w:kern w:val="0"/>
                    <w:sz w:val="12"/>
                    <w:szCs w:val="12"/>
                    <w:lang w:eastAsia="ru-RU"/>
                    <w14:ligatures w14:val="none"/>
                  </w:rPr>
                </w:rPrChange>
              </w:rPr>
            </w:pPr>
            <w:del w:id="1403" w:author="Дина" w:date="2026-07-20T16:37:00Z"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04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Детекция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05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06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текста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07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(Text Detection),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08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Метод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09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MSER,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10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Сверточные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11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12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нейросети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13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(CNN),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14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Рекуррентные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15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16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нейросети</w:delText>
              </w:r>
              <w:r w:rsidRPr="00DF2546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17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 xml:space="preserve"> (RNN), CRNN (Convolutional Recurrent Neural Network)</w:delText>
              </w:r>
            </w:del>
          </w:p>
        </w:tc>
        <w:tc>
          <w:tcPr>
            <w:tcW w:w="851" w:type="dxa"/>
            <w:tcPrChange w:id="1418" w:author="Дина" w:date="2026-07-20T18:08:00Z">
              <w:tcPr>
                <w:tcW w:w="993" w:type="dxa"/>
              </w:tcPr>
            </w:tcPrChange>
          </w:tcPr>
          <w:p w14:paraId="2302BFFE" w14:textId="381579DE" w:rsidR="0070324B" w:rsidRPr="00DF2546" w:rsidDel="00525073" w:rsidRDefault="0070324B" w:rsidP="00D2059F">
            <w:pPr>
              <w:jc w:val="center"/>
              <w:rPr>
                <w:del w:id="1419" w:author="Дина" w:date="2026-07-20T17:01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420" w:author="Дина" w:date="2026-07-20T18:01:00Z">
                  <w:rPr>
                    <w:del w:id="1421" w:author="Дина" w:date="2026-07-20T17:01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422" w:author="Дина" w:date="2026-07-20T17:01:00Z"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23" w:author="Дина" w:date="2026-07-20T17:5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</w:delText>
              </w:r>
            </w:del>
          </w:p>
        </w:tc>
        <w:tc>
          <w:tcPr>
            <w:tcW w:w="567" w:type="dxa"/>
            <w:tcPrChange w:id="1424" w:author="Дина" w:date="2026-07-20T18:08:00Z">
              <w:tcPr>
                <w:tcW w:w="425" w:type="dxa"/>
              </w:tcPr>
            </w:tcPrChange>
          </w:tcPr>
          <w:p w14:paraId="3B8C2DCB" w14:textId="7AC813A2" w:rsidR="0070324B" w:rsidRPr="00DF2546" w:rsidDel="00525073" w:rsidRDefault="0070324B" w:rsidP="00D2059F">
            <w:pPr>
              <w:jc w:val="center"/>
              <w:rPr>
                <w:del w:id="1425" w:author="Дина" w:date="2026-07-20T17:01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426" w:author="Дина" w:date="2026-07-20T18:01:00Z">
                  <w:rPr>
                    <w:del w:id="1427" w:author="Дина" w:date="2026-07-20T17:01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428" w:author="Дина" w:date="2026-07-20T17:01:00Z">
              <w:r w:rsidRPr="00DF254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429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2</w:delText>
              </w:r>
            </w:del>
          </w:p>
        </w:tc>
        <w:tc>
          <w:tcPr>
            <w:tcW w:w="2835" w:type="dxa"/>
            <w:tcPrChange w:id="1430" w:author="Дина" w:date="2026-07-20T18:08:00Z">
              <w:tcPr>
                <w:tcW w:w="2693" w:type="dxa"/>
              </w:tcPr>
            </w:tcPrChange>
          </w:tcPr>
          <w:p w14:paraId="0BC59945" w14:textId="119F7073" w:rsidR="0070324B" w:rsidRPr="00DF2546" w:rsidDel="00525073" w:rsidRDefault="0070324B" w:rsidP="00D2059F">
            <w:pPr>
              <w:jc w:val="center"/>
              <w:rPr>
                <w:del w:id="1431" w:author="Дина" w:date="2026-07-20T17:01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432" w:author="Дина" w:date="2026-07-20T18:01:00Z">
                  <w:rPr>
                    <w:del w:id="1433" w:author="Дина" w:date="2026-07-20T17:01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434" w:author="Дина" w:date="2026-07-20T17:01:00Z"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en-US" w:eastAsia="ru-RU"/>
                  <w14:ligatures w14:val="none"/>
                  <w:rPrChange w:id="1435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436" w:author="Дина" w:date="2026-07-20T18:08:00Z">
              <w:tcPr>
                <w:tcW w:w="992" w:type="dxa"/>
                <w:gridSpan w:val="2"/>
              </w:tcPr>
            </w:tcPrChange>
          </w:tcPr>
          <w:p w14:paraId="36959B59" w14:textId="5169BA46" w:rsidR="0070324B" w:rsidRPr="00DF2546" w:rsidDel="00525073" w:rsidRDefault="0070324B" w:rsidP="00D2059F">
            <w:pPr>
              <w:jc w:val="center"/>
              <w:rPr>
                <w:del w:id="1437" w:author="Дина" w:date="2026-07-20T17:01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438" w:author="Дина" w:date="2026-07-20T18:01:00Z">
                  <w:rPr>
                    <w:del w:id="1439" w:author="Дина" w:date="2026-07-20T17:01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440" w:author="Дина" w:date="2026-07-20T17:01:00Z">
              <w:r w:rsidRPr="00DF2546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en-US" w:eastAsia="ru-RU"/>
                  <w14:ligatures w14:val="none"/>
                  <w:rPrChange w:id="1441" w:author="Дина" w:date="2026-07-20T18:01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88" w:type="dxa"/>
            <w:gridSpan w:val="2"/>
            <w:tcPrChange w:id="1442" w:author="Дина" w:date="2026-07-20T18:08:00Z">
              <w:tcPr>
                <w:tcW w:w="2655" w:type="dxa"/>
                <w:gridSpan w:val="3"/>
              </w:tcPr>
            </w:tcPrChange>
          </w:tcPr>
          <w:p w14:paraId="2475706A" w14:textId="601BECDD" w:rsidR="0070324B" w:rsidRPr="00DF2546" w:rsidDel="00525073" w:rsidRDefault="0070324B" w:rsidP="0070324B">
            <w:pPr>
              <w:jc w:val="center"/>
              <w:rPr>
                <w:del w:id="1443" w:author="Дина" w:date="2026-07-20T17:01:00Z"/>
                <w:rFonts w:ascii="Arial" w:eastAsia="Calibri" w:hAnsi="Arial" w:cs="Arial"/>
                <w:kern w:val="0"/>
                <w:sz w:val="22"/>
                <w:szCs w:val="22"/>
                <w:lang w:val="en-US" w:eastAsia="ru-RU"/>
                <w14:ligatures w14:val="none"/>
                <w:rPrChange w:id="1444" w:author="Дина" w:date="2026-07-20T18:01:00Z">
                  <w:rPr>
                    <w:del w:id="1445" w:author="Дина" w:date="2026-07-20T17:01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</w:p>
        </w:tc>
        <w:tc>
          <w:tcPr>
            <w:tcW w:w="3110" w:type="dxa"/>
            <w:tcPrChange w:id="1446" w:author="Дина" w:date="2026-07-20T18:08:00Z">
              <w:tcPr>
                <w:tcW w:w="3110" w:type="dxa"/>
              </w:tcPr>
            </w:tcPrChange>
          </w:tcPr>
          <w:p w14:paraId="252E3F89" w14:textId="2A5AC788" w:rsidR="0070324B" w:rsidRPr="00DF2546" w:rsidDel="00525073" w:rsidRDefault="0070324B" w:rsidP="00D2059F">
            <w:pPr>
              <w:jc w:val="center"/>
              <w:rPr>
                <w:del w:id="1447" w:author="Дина" w:date="2026-07-20T17:01:00Z"/>
                <w:rFonts w:ascii="Arial" w:eastAsia="Calibri" w:hAnsi="Arial" w:cs="Arial"/>
                <w:kern w:val="0"/>
                <w:sz w:val="11"/>
                <w:szCs w:val="11"/>
                <w:lang w:val="en-US" w:eastAsia="ru-RU"/>
                <w14:ligatures w14:val="none"/>
                <w:rPrChange w:id="1448" w:author="Дина" w:date="2026-07-20T18:01:00Z">
                  <w:rPr>
                    <w:del w:id="1449" w:author="Дина" w:date="2026-07-20T17:01:00Z"/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del w:id="1450" w:author="Дина" w:date="2026-07-20T16:44:00Z">
              <w:r w:rsidRPr="0008068E" w:rsidDel="0070324B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51" w:author="Дина" w:date="2026-07-20T17:1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08068E" w:rsidRPr="00F15E6E" w14:paraId="4ABF3381" w14:textId="493A6306" w:rsidTr="000C2A9F">
        <w:tc>
          <w:tcPr>
            <w:tcW w:w="3096" w:type="dxa"/>
            <w:tcPrChange w:id="1452" w:author="Дина" w:date="2026-07-20T18:08:00Z">
              <w:tcPr>
                <w:tcW w:w="3096" w:type="dxa"/>
              </w:tcPr>
            </w:tcPrChange>
          </w:tcPr>
          <w:p w14:paraId="169D65F7" w14:textId="4D72E60B" w:rsidR="0008068E" w:rsidRPr="00F15E6E" w:rsidRDefault="0008068E" w:rsidP="00D2059F">
            <w:pPr>
              <w:rPr>
                <w:rFonts w:ascii="Calibri" w:eastAsia="Calibri" w:hAnsi="Calibri" w:cs="Calibri"/>
                <w:kern w:val="0"/>
                <w:sz w:val="22"/>
                <w:szCs w:val="22"/>
                <w:lang w:val="ru" w:eastAsia="ru-RU"/>
                <w14:ligatures w14:val="none"/>
              </w:rPr>
            </w:pP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Занятие 4.</w:t>
            </w:r>
            <w:r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5</w:t>
            </w:r>
            <w:r w:rsidRPr="00F15E6E">
              <w:rPr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</w:rPr>
              <w:t>. Лабораторная работа: Распознавание текста на изображениях</w:t>
            </w:r>
          </w:p>
        </w:tc>
        <w:tc>
          <w:tcPr>
            <w:tcW w:w="868" w:type="dxa"/>
            <w:tcPrChange w:id="1453" w:author="Дина" w:date="2026-07-20T18:08:00Z">
              <w:tcPr>
                <w:tcW w:w="868" w:type="dxa"/>
              </w:tcPr>
            </w:tcPrChange>
          </w:tcPr>
          <w:p w14:paraId="2F5D5F84" w14:textId="10230056" w:rsidR="0008068E" w:rsidRPr="00DF2546" w:rsidRDefault="00DF2546" w:rsidP="00DF2546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454" w:author="Дина" w:date="2026-07-20T17:57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  <w:pPrChange w:id="1455" w:author="Дина" w:date="2026-07-20T17:58:00Z">
                <w:pPr/>
              </w:pPrChange>
            </w:pPr>
            <w:ins w:id="1456" w:author="Дина" w:date="2026-07-20T17:57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57" w:author="Дина" w:date="2026-07-20T17:57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DL-3</w:t>
              </w:r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58" w:author="Дина" w:date="2026-07-20T17:57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459" w:author="Дина" w:date="2026-07-20T17:01:00Z">
              <w:r w:rsidR="0008068E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eastAsia="ru-RU"/>
                  <w14:ligatures w14:val="none"/>
                  <w:rPrChange w:id="1460" w:author="Дина" w:date="2026-07-20T17:57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eastAsia="ru-RU"/>
                      <w14:ligatures w14:val="none"/>
                    </w:rPr>
                  </w:rPrChange>
                </w:rPr>
                <w:delText>Сверточные нейросети (CNN), Рекуррентные нейросети (RNN), CRNN (Convolutional Recurrent Neural Network)</w:delText>
              </w:r>
            </w:del>
          </w:p>
        </w:tc>
        <w:tc>
          <w:tcPr>
            <w:tcW w:w="851" w:type="dxa"/>
            <w:tcPrChange w:id="1461" w:author="Дина" w:date="2026-07-20T18:08:00Z">
              <w:tcPr>
                <w:tcW w:w="993" w:type="dxa"/>
              </w:tcPr>
            </w:tcPrChange>
          </w:tcPr>
          <w:p w14:paraId="2C2619EE" w14:textId="5CF1371D" w:rsidR="0008068E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462" w:author="Дина" w:date="2026-07-20T17:58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463" w:author="Дина" w:date="2026-07-20T17:58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64" w:author="Дина" w:date="2026-07-20T17:5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 xml:space="preserve"> 3.1</w:t>
              </w:r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65" w:author="Дина" w:date="2026-07-20T17:58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466" w:author="Дина" w:date="2026-07-20T17:04:00Z">
              <w:r w:rsidR="0008068E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67" w:author="Дина" w:date="2026-07-20T17:58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ЛР</w:delText>
              </w:r>
            </w:del>
          </w:p>
        </w:tc>
        <w:tc>
          <w:tcPr>
            <w:tcW w:w="567" w:type="dxa"/>
            <w:tcPrChange w:id="1468" w:author="Дина" w:date="2026-07-20T18:08:00Z">
              <w:tcPr>
                <w:tcW w:w="425" w:type="dxa"/>
              </w:tcPr>
            </w:tcPrChange>
          </w:tcPr>
          <w:p w14:paraId="4CBD842B" w14:textId="36F06EF2" w:rsidR="0008068E" w:rsidRPr="0008068E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469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470" w:author="Дина" w:date="2026-07-20T17:59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С</w:t>
              </w:r>
            </w:ins>
            <w:del w:id="1471" w:author="Дина" w:date="2026-07-20T17:04:00Z">
              <w:r w:rsidR="0008068E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472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8</w:delText>
              </w:r>
            </w:del>
          </w:p>
        </w:tc>
        <w:tc>
          <w:tcPr>
            <w:tcW w:w="2835" w:type="dxa"/>
            <w:tcPrChange w:id="1473" w:author="Дина" w:date="2026-07-20T18:08:00Z">
              <w:tcPr>
                <w:tcW w:w="2835" w:type="dxa"/>
                <w:gridSpan w:val="2"/>
              </w:tcPr>
            </w:tcPrChange>
          </w:tcPr>
          <w:p w14:paraId="1D84551E" w14:textId="3BD70B38" w:rsidR="0008068E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474" w:author="Дина" w:date="2026-07-20T18:02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475" w:author="Дина" w:date="2026-07-20T18:01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76" w:author="Дина" w:date="2026-07-20T18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Применяет CRNN (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77" w:author="Дина" w:date="2026-07-20T18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свёрточно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78" w:author="Дина" w:date="2026-07-20T18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рекуррентную сеть) для распознавания текста, использует методы детекции текста (MSER, CRAFT), оценивает точность распознавания (CER, WER)</w:t>
              </w:r>
              <w:r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79" w:author="Дина" w:date="2026-07-20T18:02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480" w:author="Дина" w:date="2026-07-20T17:06:00Z">
              <w:r w:rsidR="0008068E" w:rsidRPr="00DF2546" w:rsidDel="00525073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81" w:author="Дина" w:date="2026-07-20T18:0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DL-1, DL-3</w:delText>
              </w:r>
            </w:del>
          </w:p>
        </w:tc>
        <w:tc>
          <w:tcPr>
            <w:tcW w:w="1417" w:type="dxa"/>
            <w:tcPrChange w:id="1482" w:author="Дина" w:date="2026-07-20T18:08:00Z">
              <w:tcPr>
                <w:tcW w:w="1417" w:type="dxa"/>
                <w:gridSpan w:val="2"/>
              </w:tcPr>
            </w:tcPrChange>
          </w:tcPr>
          <w:p w14:paraId="78C21E29" w14:textId="3331D28B" w:rsidR="0008068E" w:rsidRPr="0008068E" w:rsidRDefault="00CF4B48" w:rsidP="00D2059F">
            <w:pPr>
              <w:jc w:val="center"/>
              <w:rPr>
                <w:rFonts w:ascii="Arial" w:eastAsia="Calibri" w:hAnsi="Arial" w:cs="Arial"/>
                <w:kern w:val="0"/>
                <w:sz w:val="22"/>
                <w:szCs w:val="22"/>
                <w:lang w:val="ru" w:eastAsia="ru-RU"/>
                <w14:ligatures w14:val="none"/>
                <w:rPrChange w:id="1483" w:author="Дина" w:date="2026-07-20T17:15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484" w:author="Дина" w:date="2026-07-20T17:43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Текущий</w:t>
              </w:r>
            </w:ins>
            <w:del w:id="1485" w:author="Дина" w:date="2026-07-20T17:06:00Z">
              <w:r w:rsidR="0008068E" w:rsidRPr="0008068E" w:rsidDel="00525073"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  <w:rPrChange w:id="1486" w:author="Дина" w:date="2026-07-20T17:15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1.3, 3.1, 3.4</w:delText>
              </w:r>
            </w:del>
          </w:p>
        </w:tc>
        <w:tc>
          <w:tcPr>
            <w:tcW w:w="2074" w:type="dxa"/>
            <w:tcPrChange w:id="1487" w:author="Дина" w:date="2026-07-20T18:08:00Z">
              <w:tcPr>
                <w:tcW w:w="2074" w:type="dxa"/>
              </w:tcPr>
            </w:tcPrChange>
          </w:tcPr>
          <w:p w14:paraId="4A0C08EC" w14:textId="58D063CB" w:rsidR="0008068E" w:rsidRPr="00CF4B48" w:rsidRDefault="00CF4B48" w:rsidP="0008068E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488" w:author="Дина" w:date="2026-07-20T17:40:00Z">
                  <w:rPr>
                    <w:rFonts w:ascii="Calibri" w:eastAsia="Calibri" w:hAnsi="Calibri" w:cs="Calibri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ins w:id="1489" w:author="Дина" w:date="2026-07-20T17:40:00Z">
              <w:r w:rsidRPr="00CF4B48"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90" w:author="Дина" w:date="2026-07-20T17:40:00Z">
                    <w:rPr>
                      <w:rFonts w:ascii="Arial" w:eastAsia="Calibri" w:hAnsi="Arial" w:cs="Arial"/>
                      <w:kern w:val="0"/>
                      <w:sz w:val="22"/>
                      <w:szCs w:val="22"/>
                      <w:lang w:val="ru" w:eastAsia="ru-RU"/>
                      <w14:ligatures w14:val="none"/>
                    </w:rPr>
                  </w:rPrChange>
                </w:rPr>
                <w:t>ЛР-9</w:t>
              </w:r>
            </w:ins>
          </w:p>
        </w:tc>
        <w:tc>
          <w:tcPr>
            <w:tcW w:w="3124" w:type="dxa"/>
            <w:gridSpan w:val="2"/>
            <w:tcPrChange w:id="1491" w:author="Дина" w:date="2026-07-20T18:08:00Z">
              <w:tcPr>
                <w:tcW w:w="3124" w:type="dxa"/>
                <w:gridSpan w:val="2"/>
              </w:tcPr>
            </w:tcPrChange>
          </w:tcPr>
          <w:p w14:paraId="5FF5B97D" w14:textId="083B82FB" w:rsidR="0008068E" w:rsidRPr="00DF2546" w:rsidRDefault="00DF2546" w:rsidP="00D2059F">
            <w:pPr>
              <w:jc w:val="center"/>
              <w:rPr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492" w:author="Дина" w:date="2026-07-20T18:02:00Z">
                  <w:rPr>
                    <w:rFonts w:ascii="Arial" w:eastAsia="Calibri" w:hAnsi="Arial" w:cs="Arial"/>
                    <w:kern w:val="0"/>
                    <w:sz w:val="22"/>
                    <w:szCs w:val="22"/>
                    <w:lang w:val="ru" w:eastAsia="ru-RU"/>
                    <w14:ligatures w14:val="none"/>
                  </w:rPr>
                </w:rPrChange>
              </w:rPr>
            </w:pPr>
            <w:proofErr w:type="spellStart"/>
            <w:ins w:id="1493" w:author="Дина" w:date="2026-07-20T18:02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94" w:author="Дина" w:date="2026-07-20T18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95" w:author="Дина" w:date="2026-07-20T18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96" w:author="Дина" w:date="2026-07-20T18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labs</w:t>
              </w:r>
              <w:proofErr w:type="spellEnd"/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497" w:author="Дина" w:date="2026-07-20T18:02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/lab09_ocr</w:t>
              </w:r>
              <w:r w:rsidRPr="00DF2546" w:rsidDel="00DF2546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498" w:author="Дина" w:date="2026-07-20T18:02:00Z">
                    <w:rPr>
                      <w:rFonts w:ascii="Arial" w:eastAsia="Arial" w:hAnsi="Arial" w:cs="Arial"/>
                      <w:kern w:val="0"/>
                      <w:sz w:val="11"/>
                      <w:szCs w:val="11"/>
                      <w:lang w:val="ru" w:eastAsia="ru-RU"/>
                      <w14:ligatures w14:val="none"/>
                    </w:rPr>
                  </w:rPrChange>
                </w:rPr>
                <w:t xml:space="preserve"> </w:t>
              </w:r>
            </w:ins>
            <w:del w:id="1499" w:author="Дина" w:date="2026-07-20T18:00:00Z">
              <w:r w:rsidR="0008068E" w:rsidRPr="00DF2546" w:rsidDel="00DF2546">
                <w:rPr>
                  <w:rFonts w:ascii="Arial" w:eastAsia="Arial" w:hAnsi="Arial" w:cs="Arial"/>
                  <w:kern w:val="0"/>
                  <w:sz w:val="11"/>
                  <w:szCs w:val="11"/>
                  <w:lang w:val="ru" w:eastAsia="ru-RU"/>
                  <w14:ligatures w14:val="none"/>
                  <w:rPrChange w:id="1500" w:author="Дина" w:date="2026-07-20T18:02:00Z">
                    <w:rPr>
                      <w:rFonts w:ascii="Arial" w:eastAsia="Arial" w:hAnsi="Arial" w:cs="Arial"/>
                      <w:kern w:val="0"/>
                      <w:sz w:val="12"/>
                      <w:szCs w:val="12"/>
                      <w:lang w:val="ru" w:eastAsia="ru-RU"/>
                      <w14:ligatures w14:val="none"/>
                    </w:rPr>
                  </w:rPrChange>
                </w:rPr>
                <w:delText>Б</w:delText>
              </w:r>
            </w:del>
          </w:p>
        </w:tc>
      </w:tr>
      <w:tr w:rsidR="00DF2546" w:rsidRPr="000C2A9F" w14:paraId="6919A112" w14:textId="77777777" w:rsidTr="000C2A9F">
        <w:trPr>
          <w:ins w:id="1501" w:author="Дина" w:date="2026-07-20T18:03:00Z"/>
        </w:trPr>
        <w:tc>
          <w:tcPr>
            <w:tcW w:w="3096" w:type="dxa"/>
            <w:tcPrChange w:id="1502" w:author="Дина" w:date="2026-07-20T18:08:00Z">
              <w:tcPr>
                <w:tcW w:w="3096" w:type="dxa"/>
              </w:tcPr>
            </w:tcPrChange>
          </w:tcPr>
          <w:p w14:paraId="313DE59C" w14:textId="670F715D" w:rsidR="00DF2546" w:rsidRPr="00DF2546" w:rsidRDefault="00DF2546" w:rsidP="00D2059F">
            <w:pPr>
              <w:rPr>
                <w:ins w:id="1503" w:author="Дина" w:date="2026-07-20T18:03:00Z"/>
                <w:rFonts w:ascii="Arial" w:eastAsia="Arial" w:hAnsi="Arial" w:cs="Arial"/>
                <w:b/>
                <w:bCs/>
                <w:kern w:val="0"/>
                <w:sz w:val="12"/>
                <w:szCs w:val="12"/>
                <w:lang w:val="ru" w:eastAsia="ru-RU"/>
                <w14:ligatures w14:val="none"/>
                <w:rPrChange w:id="1504" w:author="Дина" w:date="2026-07-20T18:04:00Z">
                  <w:rPr>
                    <w:ins w:id="1505" w:author="Дина" w:date="2026-07-20T18:03:00Z"/>
                    <w:rFonts w:ascii="Arial" w:eastAsia="Arial" w:hAnsi="Arial" w:cs="Arial"/>
                    <w:b/>
                    <w:bCs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ins w:id="1506" w:author="Дина" w:date="2026-07-20T18:03:00Z">
              <w:r w:rsidRPr="00DF2546">
                <w:rPr>
                  <w:rStyle w:val="ae"/>
                  <w:rFonts w:ascii="Arial" w:hAnsi="Arial" w:cs="Arial"/>
                  <w:color w:val="0F1115"/>
                  <w:sz w:val="12"/>
                  <w:szCs w:val="12"/>
                  <w:shd w:val="clear" w:color="auto" w:fill="FFFFFF"/>
                  <w:rPrChange w:id="1507" w:author="Дина" w:date="2026-07-20T18:04:00Z">
                    <w:rPr>
                      <w:rStyle w:val="ae"/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Промежуточная аттестация</w:t>
              </w:r>
            </w:ins>
          </w:p>
        </w:tc>
        <w:tc>
          <w:tcPr>
            <w:tcW w:w="868" w:type="dxa"/>
            <w:tcPrChange w:id="1508" w:author="Дина" w:date="2026-07-20T18:08:00Z">
              <w:tcPr>
                <w:tcW w:w="868" w:type="dxa"/>
              </w:tcPr>
            </w:tcPrChange>
          </w:tcPr>
          <w:p w14:paraId="2E9E64C5" w14:textId="3561D4E8" w:rsidR="00DF2546" w:rsidRPr="00DF2546" w:rsidRDefault="00DF2546" w:rsidP="00DF2546">
            <w:pPr>
              <w:jc w:val="center"/>
              <w:rPr>
                <w:ins w:id="1509" w:author="Дина" w:date="2026-07-20T18:03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10" w:author="Дина" w:date="2026-07-20T18:04:00Z">
                  <w:rPr>
                    <w:ins w:id="1511" w:author="Дина" w:date="2026-07-20T18:03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</w:rPr>
                </w:rPrChange>
              </w:rPr>
            </w:pPr>
            <w:ins w:id="1512" w:author="Дина" w:date="2026-07-20T18:04:00Z">
              <w:r w:rsidRPr="00DF2546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13" w:author="Дина" w:date="2026-07-20T18:04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</w:ins>
          </w:p>
        </w:tc>
        <w:tc>
          <w:tcPr>
            <w:tcW w:w="851" w:type="dxa"/>
            <w:tcPrChange w:id="1514" w:author="Дина" w:date="2026-07-20T18:08:00Z">
              <w:tcPr>
                <w:tcW w:w="993" w:type="dxa"/>
              </w:tcPr>
            </w:tcPrChange>
          </w:tcPr>
          <w:p w14:paraId="0D8C9DE8" w14:textId="68455A77" w:rsidR="00DF2546" w:rsidRPr="000C2A9F" w:rsidRDefault="00DF2546" w:rsidP="00D2059F">
            <w:pPr>
              <w:jc w:val="center"/>
              <w:rPr>
                <w:ins w:id="1515" w:author="Дина" w:date="2026-07-20T18:03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16" w:author="Дина" w:date="2026-07-20T18:05:00Z">
                  <w:rPr>
                    <w:ins w:id="1517" w:author="Дина" w:date="2026-07-20T18:03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</w:rPr>
                </w:rPrChange>
              </w:rPr>
            </w:pPr>
            <w:ins w:id="1518" w:author="Дина" w:date="2026-07-20T18:04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19" w:author="Дина" w:date="2026-07-20T18:05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1.3, 3.1, 3.2, 3.3, 3.4</w:t>
              </w:r>
            </w:ins>
          </w:p>
        </w:tc>
        <w:tc>
          <w:tcPr>
            <w:tcW w:w="567" w:type="dxa"/>
            <w:tcPrChange w:id="1520" w:author="Дина" w:date="2026-07-20T18:08:00Z">
              <w:tcPr>
                <w:tcW w:w="425" w:type="dxa"/>
              </w:tcPr>
            </w:tcPrChange>
          </w:tcPr>
          <w:p w14:paraId="66927391" w14:textId="2E7626CB" w:rsidR="00DF2546" w:rsidRDefault="000C2A9F" w:rsidP="00D2059F">
            <w:pPr>
              <w:jc w:val="center"/>
              <w:rPr>
                <w:ins w:id="1521" w:author="Дина" w:date="2026-07-20T18:03:00Z"/>
                <w:rFonts w:ascii="Arial" w:eastAsia="Arial" w:hAnsi="Arial" w:cs="Arial"/>
                <w:kern w:val="0"/>
                <w:sz w:val="12"/>
                <w:szCs w:val="12"/>
                <w:lang w:val="ru" w:eastAsia="ru-RU"/>
                <w14:ligatures w14:val="none"/>
              </w:rPr>
            </w:pPr>
            <w:proofErr w:type="gramStart"/>
            <w:ins w:id="1522" w:author="Дина" w:date="2026-07-20T18:05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С,П</w:t>
              </w:r>
            </w:ins>
            <w:proofErr w:type="gramEnd"/>
          </w:p>
        </w:tc>
        <w:tc>
          <w:tcPr>
            <w:tcW w:w="2835" w:type="dxa"/>
            <w:tcPrChange w:id="1523" w:author="Дина" w:date="2026-07-20T18:08:00Z">
              <w:tcPr>
                <w:tcW w:w="2835" w:type="dxa"/>
                <w:gridSpan w:val="2"/>
              </w:tcPr>
            </w:tcPrChange>
          </w:tcPr>
          <w:p w14:paraId="1B687AEA" w14:textId="53220F3D" w:rsidR="00DF2546" w:rsidRPr="000C2A9F" w:rsidRDefault="000C2A9F" w:rsidP="00D2059F">
            <w:pPr>
              <w:jc w:val="center"/>
              <w:rPr>
                <w:ins w:id="1524" w:author="Дина" w:date="2026-07-20T18:03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25" w:author="Дина" w:date="2026-07-20T18:05:00Z">
                  <w:rPr>
                    <w:ins w:id="1526" w:author="Дина" w:date="2026-07-20T18:03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</w:rPr>
                </w:rPrChange>
              </w:rPr>
            </w:pPr>
            <w:ins w:id="1527" w:author="Дина" w:date="2026-07-20T18:05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28" w:author="Дина" w:date="2026-07-20T18:05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Решает индивидуальный прикладной кейс: от постановки задачи до реализации сквозного CV</w:t>
              </w:r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29" w:author="Дина" w:date="2026-07-20T18:05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noBreakHyphen/>
                <w:t>решения (классификация, детекция, сегментация или генерация) с выбором архитектуры, обучением модели, оценкой качества и подготовкой отчёта</w:t>
              </w:r>
            </w:ins>
          </w:p>
        </w:tc>
        <w:tc>
          <w:tcPr>
            <w:tcW w:w="1417" w:type="dxa"/>
            <w:tcPrChange w:id="1530" w:author="Дина" w:date="2026-07-20T18:08:00Z">
              <w:tcPr>
                <w:tcW w:w="1417" w:type="dxa"/>
                <w:gridSpan w:val="2"/>
              </w:tcPr>
            </w:tcPrChange>
          </w:tcPr>
          <w:p w14:paraId="12401271" w14:textId="2919120D" w:rsidR="00DF2546" w:rsidRDefault="000C2A9F" w:rsidP="00D2059F">
            <w:pPr>
              <w:jc w:val="center"/>
              <w:rPr>
                <w:ins w:id="1531" w:author="Дина" w:date="2026-07-20T18:03:00Z"/>
                <w:rFonts w:ascii="Arial" w:eastAsia="Arial" w:hAnsi="Arial" w:cs="Arial"/>
                <w:kern w:val="0"/>
                <w:sz w:val="12"/>
                <w:szCs w:val="12"/>
                <w:lang w:val="ru" w:eastAsia="ru-RU"/>
                <w14:ligatures w14:val="none"/>
              </w:rPr>
            </w:pPr>
            <w:ins w:id="1532" w:author="Дина" w:date="2026-07-20T18:05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Промежуточный</w:t>
              </w:r>
            </w:ins>
          </w:p>
        </w:tc>
        <w:tc>
          <w:tcPr>
            <w:tcW w:w="2074" w:type="dxa"/>
            <w:tcPrChange w:id="1533" w:author="Дина" w:date="2026-07-20T18:08:00Z">
              <w:tcPr>
                <w:tcW w:w="2074" w:type="dxa"/>
              </w:tcPr>
            </w:tcPrChange>
          </w:tcPr>
          <w:p w14:paraId="3F102BB4" w14:textId="143056EA" w:rsidR="00DF2546" w:rsidRPr="00CF4B48" w:rsidRDefault="000C2A9F" w:rsidP="0008068E">
            <w:pPr>
              <w:jc w:val="center"/>
              <w:rPr>
                <w:ins w:id="1534" w:author="Дина" w:date="2026-07-20T18:03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535" w:author="Дина" w:date="2026-07-20T17:40:00Z">
                  <w:rPr>
                    <w:ins w:id="1536" w:author="Дина" w:date="2026-07-20T18:03:00Z"/>
                    <w:rFonts w:ascii="Arial" w:eastAsia="Calibri" w:hAnsi="Arial" w:cs="Arial"/>
                    <w:kern w:val="0"/>
                    <w:sz w:val="11"/>
                    <w:szCs w:val="11"/>
                    <w:lang w:val="ru" w:eastAsia="ru-RU"/>
                    <w14:ligatures w14:val="none"/>
                  </w:rPr>
                </w:rPrChange>
              </w:rPr>
            </w:pPr>
            <w:ins w:id="1537" w:author="Дина" w:date="2026-07-20T18:06:00Z">
              <w:r>
                <w:rPr>
                  <w:rFonts w:ascii="Arial" w:eastAsia="Calibri" w:hAnsi="Arial" w:cs="Arial"/>
                  <w:kern w:val="0"/>
                  <w:sz w:val="11"/>
                  <w:szCs w:val="11"/>
                  <w:lang w:val="ru" w:eastAsia="ru-RU"/>
                  <w14:ligatures w14:val="none"/>
                </w:rPr>
                <w:t>Индивидуальный кейс</w:t>
              </w:r>
            </w:ins>
          </w:p>
        </w:tc>
        <w:tc>
          <w:tcPr>
            <w:tcW w:w="3124" w:type="dxa"/>
            <w:gridSpan w:val="2"/>
            <w:tcPrChange w:id="1538" w:author="Дина" w:date="2026-07-20T18:08:00Z">
              <w:tcPr>
                <w:tcW w:w="3124" w:type="dxa"/>
                <w:gridSpan w:val="2"/>
              </w:tcPr>
            </w:tcPrChange>
          </w:tcPr>
          <w:p w14:paraId="6A696A23" w14:textId="06FE9FC6" w:rsidR="00DF2546" w:rsidRPr="000C2A9F" w:rsidRDefault="000C2A9F" w:rsidP="00D2059F">
            <w:pPr>
              <w:jc w:val="center"/>
              <w:rPr>
                <w:ins w:id="1539" w:author="Дина" w:date="2026-07-20T18:03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lang w:val="en-US"/>
                <w:rPrChange w:id="1540" w:author="Дина" w:date="2026-07-20T18:06:00Z">
                  <w:rPr>
                    <w:ins w:id="1541" w:author="Дина" w:date="2026-07-20T18:03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</w:rPr>
                </w:rPrChange>
              </w:rPr>
            </w:pPr>
            <w:proofErr w:type="spellStart"/>
            <w:ins w:id="1542" w:author="Дина" w:date="2026-07-20T18:06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543" w:author="Дина" w:date="2026-07-20T18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544" w:author="Дина" w:date="2026-07-20T18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545" w:author="Дина" w:date="2026-07-20T18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final_case</w:t>
              </w:r>
              <w:proofErr w:type="spellEnd"/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546" w:author="Дина" w:date="2026-07-20T18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; resources/datasets/</w:t>
              </w:r>
              <w:proofErr w:type="spellStart"/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lang w:val="en-US"/>
                  <w:rPrChange w:id="1547" w:author="Дина" w:date="2026-07-20T18:06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final_cases</w:t>
              </w:r>
            </w:ins>
            <w:proofErr w:type="spellEnd"/>
          </w:p>
        </w:tc>
      </w:tr>
      <w:tr w:rsidR="000C2A9F" w:rsidRPr="000C2A9F" w14:paraId="4B58B4B9" w14:textId="77777777" w:rsidTr="000C2A9F">
        <w:trPr>
          <w:ins w:id="1548" w:author="Дина" w:date="2026-07-20T18:07:00Z"/>
        </w:trPr>
        <w:tc>
          <w:tcPr>
            <w:tcW w:w="3096" w:type="dxa"/>
            <w:tcPrChange w:id="1549" w:author="Дина" w:date="2026-07-20T18:08:00Z">
              <w:tcPr>
                <w:tcW w:w="3096" w:type="dxa"/>
              </w:tcPr>
            </w:tcPrChange>
          </w:tcPr>
          <w:p w14:paraId="1C6AA759" w14:textId="17FB93AF" w:rsidR="000C2A9F" w:rsidRPr="000C2A9F" w:rsidRDefault="000C2A9F" w:rsidP="00D2059F">
            <w:pPr>
              <w:rPr>
                <w:ins w:id="1550" w:author="Дина" w:date="2026-07-20T18:07:00Z"/>
                <w:rStyle w:val="ae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51" w:author="Дина" w:date="2026-07-20T18:07:00Z">
                  <w:rPr>
                    <w:ins w:id="1552" w:author="Дина" w:date="2026-07-20T18:07:00Z"/>
                    <w:rStyle w:val="ae"/>
                    <w:rFonts w:ascii="Arial" w:hAnsi="Arial" w:cs="Arial"/>
                    <w:color w:val="0F1115"/>
                    <w:sz w:val="12"/>
                    <w:szCs w:val="12"/>
                    <w:shd w:val="clear" w:color="auto" w:fill="FFFFFF"/>
                  </w:rPr>
                </w:rPrChange>
              </w:rPr>
            </w:pPr>
            <w:ins w:id="1553" w:author="Дина" w:date="2026-07-20T18:07:00Z">
              <w:r w:rsidRPr="000C2A9F">
                <w:rPr>
                  <w:rStyle w:val="ae"/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54" w:author="Дина" w:date="2026-07-20T18:07:00Z">
                    <w:rPr>
                      <w:rStyle w:val="ae"/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lastRenderedPageBreak/>
                <w:t>Дополнительные формы для ликвидации задолженности</w:t>
              </w:r>
            </w:ins>
          </w:p>
        </w:tc>
        <w:tc>
          <w:tcPr>
            <w:tcW w:w="868" w:type="dxa"/>
            <w:tcPrChange w:id="1555" w:author="Дина" w:date="2026-07-20T18:08:00Z">
              <w:tcPr>
                <w:tcW w:w="868" w:type="dxa"/>
              </w:tcPr>
            </w:tcPrChange>
          </w:tcPr>
          <w:p w14:paraId="42A2C07F" w14:textId="56C8A147" w:rsidR="000C2A9F" w:rsidRPr="000C2A9F" w:rsidRDefault="000C2A9F" w:rsidP="00DF2546">
            <w:pPr>
              <w:jc w:val="center"/>
              <w:rPr>
                <w:ins w:id="1556" w:author="Дина" w:date="2026-07-20T18:07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57" w:author="Дина" w:date="2026-07-20T18:08:00Z">
                  <w:rPr>
                    <w:ins w:id="1558" w:author="Дина" w:date="2026-07-20T18:07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</w:rPr>
                </w:rPrChange>
              </w:rPr>
            </w:pPr>
            <w:ins w:id="1559" w:author="Дина" w:date="2026-07-20T18:08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60" w:author="Дина" w:date="2026-07-20T18:08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DL-1, DL-3</w:t>
              </w:r>
            </w:ins>
          </w:p>
        </w:tc>
        <w:tc>
          <w:tcPr>
            <w:tcW w:w="851" w:type="dxa"/>
            <w:tcPrChange w:id="1561" w:author="Дина" w:date="2026-07-20T18:08:00Z">
              <w:tcPr>
                <w:tcW w:w="993" w:type="dxa"/>
              </w:tcPr>
            </w:tcPrChange>
          </w:tcPr>
          <w:p w14:paraId="78BFA6B1" w14:textId="77777777" w:rsidR="000C2A9F" w:rsidRPr="000C2A9F" w:rsidRDefault="000C2A9F" w:rsidP="00D2059F">
            <w:pPr>
              <w:jc w:val="center"/>
              <w:rPr>
                <w:ins w:id="1562" w:author="Дина" w:date="2026-07-20T18:07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63" w:author="Дина" w:date="2026-07-20T18:05:00Z">
                  <w:rPr>
                    <w:ins w:id="1564" w:author="Дина" w:date="2026-07-20T18:07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</w:rPr>
                </w:rPrChange>
              </w:rPr>
            </w:pPr>
          </w:p>
        </w:tc>
        <w:tc>
          <w:tcPr>
            <w:tcW w:w="567" w:type="dxa"/>
            <w:tcPrChange w:id="1565" w:author="Дина" w:date="2026-07-20T18:08:00Z">
              <w:tcPr>
                <w:tcW w:w="425" w:type="dxa"/>
              </w:tcPr>
            </w:tcPrChange>
          </w:tcPr>
          <w:p w14:paraId="6B6ADD58" w14:textId="71AA9360" w:rsidR="000C2A9F" w:rsidRDefault="000C2A9F" w:rsidP="00D2059F">
            <w:pPr>
              <w:jc w:val="center"/>
              <w:rPr>
                <w:ins w:id="1566" w:author="Дина" w:date="2026-07-20T18:07:00Z"/>
                <w:rFonts w:ascii="Arial" w:eastAsia="Arial" w:hAnsi="Arial" w:cs="Arial"/>
                <w:kern w:val="0"/>
                <w:sz w:val="12"/>
                <w:szCs w:val="12"/>
                <w:lang w:val="ru" w:eastAsia="ru-RU"/>
                <w14:ligatures w14:val="none"/>
              </w:rPr>
            </w:pPr>
            <w:ins w:id="1567" w:author="Дина" w:date="2026-07-20T18:08:00Z">
              <w:r>
                <w:rPr>
                  <w:rFonts w:ascii="Arial" w:eastAsia="Arial" w:hAnsi="Arial" w:cs="Arial"/>
                  <w:kern w:val="0"/>
                  <w:sz w:val="12"/>
                  <w:szCs w:val="12"/>
                  <w:lang w:val="ru" w:eastAsia="ru-RU"/>
                  <w14:ligatures w14:val="none"/>
                </w:rPr>
                <w:t>Б, С</w:t>
              </w:r>
            </w:ins>
          </w:p>
        </w:tc>
        <w:tc>
          <w:tcPr>
            <w:tcW w:w="2835" w:type="dxa"/>
            <w:tcPrChange w:id="1568" w:author="Дина" w:date="2026-07-20T18:08:00Z">
              <w:tcPr>
                <w:tcW w:w="2835" w:type="dxa"/>
                <w:gridSpan w:val="2"/>
              </w:tcPr>
            </w:tcPrChange>
          </w:tcPr>
          <w:p w14:paraId="7DBA5B59" w14:textId="6441F063" w:rsidR="000C2A9F" w:rsidRPr="000C2A9F" w:rsidRDefault="000C2A9F" w:rsidP="00D2059F">
            <w:pPr>
              <w:jc w:val="center"/>
              <w:rPr>
                <w:ins w:id="1569" w:author="Дина" w:date="2026-07-20T18:07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70" w:author="Дина" w:date="2026-07-20T18:09:00Z">
                  <w:rPr>
                    <w:ins w:id="1571" w:author="Дина" w:date="2026-07-20T18:07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</w:rPr>
                </w:rPrChange>
              </w:rPr>
            </w:pPr>
            <w:ins w:id="1572" w:author="Дина" w:date="2026-07-20T18:09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73" w:author="Дина" w:date="2026-07-20T18:0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Выполняет индивидуальное восстановительное задание по недостающему индикатору (повторная лабораторная работа или дополнительный кейс)</w:t>
              </w:r>
            </w:ins>
          </w:p>
        </w:tc>
        <w:tc>
          <w:tcPr>
            <w:tcW w:w="1417" w:type="dxa"/>
            <w:tcPrChange w:id="1574" w:author="Дина" w:date="2026-07-20T18:08:00Z">
              <w:tcPr>
                <w:tcW w:w="1417" w:type="dxa"/>
                <w:gridSpan w:val="2"/>
              </w:tcPr>
            </w:tcPrChange>
          </w:tcPr>
          <w:p w14:paraId="714F5233" w14:textId="5C923B9E" w:rsidR="000C2A9F" w:rsidRPr="000C2A9F" w:rsidRDefault="000C2A9F" w:rsidP="00D2059F">
            <w:pPr>
              <w:jc w:val="center"/>
              <w:rPr>
                <w:ins w:id="1575" w:author="Дина" w:date="2026-07-20T18:07:00Z"/>
                <w:rFonts w:ascii="Arial" w:eastAsia="Arial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576" w:author="Дина" w:date="2026-07-20T18:09:00Z">
                  <w:rPr>
                    <w:ins w:id="1577" w:author="Дина" w:date="2026-07-20T18:07:00Z"/>
                    <w:rFonts w:ascii="Arial" w:eastAsia="Arial" w:hAnsi="Arial" w:cs="Arial"/>
                    <w:kern w:val="0"/>
                    <w:sz w:val="12"/>
                    <w:szCs w:val="12"/>
                    <w:lang w:val="ru" w:eastAsia="ru-RU"/>
                    <w14:ligatures w14:val="none"/>
                  </w:rPr>
                </w:rPrChange>
              </w:rPr>
            </w:pPr>
            <w:ins w:id="1578" w:author="Дина" w:date="2026-07-20T18:09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79" w:author="Дина" w:date="2026-07-20T18:09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Дополнительный контроль</w:t>
              </w:r>
            </w:ins>
          </w:p>
        </w:tc>
        <w:tc>
          <w:tcPr>
            <w:tcW w:w="2074" w:type="dxa"/>
            <w:tcPrChange w:id="1580" w:author="Дина" w:date="2026-07-20T18:08:00Z">
              <w:tcPr>
                <w:tcW w:w="2074" w:type="dxa"/>
              </w:tcPr>
            </w:tcPrChange>
          </w:tcPr>
          <w:p w14:paraId="0B116BE3" w14:textId="3839ECE2" w:rsidR="000C2A9F" w:rsidRPr="000C2A9F" w:rsidRDefault="000C2A9F" w:rsidP="0008068E">
            <w:pPr>
              <w:jc w:val="center"/>
              <w:rPr>
                <w:ins w:id="1581" w:author="Дина" w:date="2026-07-20T18:07:00Z"/>
                <w:rFonts w:ascii="Arial" w:eastAsia="Calibri" w:hAnsi="Arial" w:cs="Arial"/>
                <w:kern w:val="0"/>
                <w:sz w:val="11"/>
                <w:szCs w:val="11"/>
                <w:lang w:val="ru" w:eastAsia="ru-RU"/>
                <w14:ligatures w14:val="none"/>
                <w:rPrChange w:id="1582" w:author="Дина" w:date="2026-07-20T18:10:00Z">
                  <w:rPr>
                    <w:ins w:id="1583" w:author="Дина" w:date="2026-07-20T18:07:00Z"/>
                    <w:rFonts w:ascii="Arial" w:eastAsia="Calibri" w:hAnsi="Arial" w:cs="Arial"/>
                    <w:kern w:val="0"/>
                    <w:sz w:val="11"/>
                    <w:szCs w:val="11"/>
                    <w:lang w:val="ru" w:eastAsia="ru-RU"/>
                    <w14:ligatures w14:val="none"/>
                  </w:rPr>
                </w:rPrChange>
              </w:rPr>
            </w:pPr>
            <w:ins w:id="1584" w:author="Дина" w:date="2026-07-20T18:09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85" w:author="Дина" w:date="2026-07-20T18:1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Индивидуальное задание / повторная ЛР</w:t>
              </w:r>
            </w:ins>
          </w:p>
        </w:tc>
        <w:tc>
          <w:tcPr>
            <w:tcW w:w="3124" w:type="dxa"/>
            <w:gridSpan w:val="2"/>
            <w:tcPrChange w:id="1586" w:author="Дина" w:date="2026-07-20T18:08:00Z">
              <w:tcPr>
                <w:tcW w:w="3124" w:type="dxa"/>
                <w:gridSpan w:val="2"/>
              </w:tcPr>
            </w:tcPrChange>
          </w:tcPr>
          <w:p w14:paraId="36649298" w14:textId="2C696F3D" w:rsidR="000C2A9F" w:rsidRPr="000C2A9F" w:rsidRDefault="000C2A9F" w:rsidP="00D2059F">
            <w:pPr>
              <w:jc w:val="center"/>
              <w:rPr>
                <w:ins w:id="1587" w:author="Дина" w:date="2026-07-20T18:07:00Z"/>
                <w:rFonts w:ascii="Arial" w:hAnsi="Arial" w:cs="Arial"/>
                <w:color w:val="0F1115"/>
                <w:sz w:val="11"/>
                <w:szCs w:val="11"/>
                <w:shd w:val="clear" w:color="auto" w:fill="FFFFFF"/>
                <w:rPrChange w:id="1588" w:author="Дина" w:date="2026-07-20T18:10:00Z">
                  <w:rPr>
                    <w:ins w:id="1589" w:author="Дина" w:date="2026-07-20T18:07:00Z"/>
                    <w:rFonts w:ascii="Arial" w:hAnsi="Arial" w:cs="Arial"/>
                    <w:color w:val="0F1115"/>
                    <w:sz w:val="11"/>
                    <w:szCs w:val="11"/>
                    <w:shd w:val="clear" w:color="auto" w:fill="FFFFFF"/>
                    <w:lang w:val="en-US"/>
                  </w:rPr>
                </w:rPrChange>
              </w:rPr>
            </w:pPr>
            <w:proofErr w:type="spellStart"/>
            <w:ins w:id="1590" w:author="Дина" w:date="2026-07-20T18:10:00Z"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91" w:author="Дина" w:date="2026-07-20T18:1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kim</w:t>
              </w:r>
              <w:proofErr w:type="spellEnd"/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92" w:author="Дина" w:date="2026-07-20T18:1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/</w:t>
              </w:r>
              <w:proofErr w:type="spellStart"/>
              <w:r w:rsidRPr="000C2A9F">
                <w:rPr>
                  <w:rFonts w:ascii="Arial" w:hAnsi="Arial" w:cs="Arial"/>
                  <w:color w:val="0F1115"/>
                  <w:sz w:val="11"/>
                  <w:szCs w:val="11"/>
                  <w:shd w:val="clear" w:color="auto" w:fill="FFFFFF"/>
                  <w:rPrChange w:id="1593" w:author="Дина" w:date="2026-07-20T18:10:00Z">
                    <w:rPr>
                      <w:rFonts w:ascii="Segoe UI" w:hAnsi="Segoe UI" w:cs="Segoe UI"/>
                      <w:color w:val="0F1115"/>
                      <w:sz w:val="23"/>
                      <w:szCs w:val="23"/>
                      <w:shd w:val="clear" w:color="auto" w:fill="FFFFFF"/>
                    </w:rPr>
                  </w:rPrChange>
                </w:rPr>
                <w:t>remedial_tasks</w:t>
              </w:r>
            </w:ins>
            <w:proofErr w:type="spellEnd"/>
          </w:p>
        </w:tc>
      </w:tr>
    </w:tbl>
    <w:p w14:paraId="129619B9" w14:textId="77777777" w:rsidR="008033B3" w:rsidRPr="000C2A9F" w:rsidRDefault="008033B3" w:rsidP="00A76D3B">
      <w:pPr>
        <w:rPr>
          <w:rPrChange w:id="1594" w:author="Дина" w:date="2026-07-20T18:07:00Z">
            <w:rPr/>
          </w:rPrChange>
        </w:rPr>
      </w:pPr>
    </w:p>
    <w:sectPr w:rsidR="008033B3" w:rsidRPr="000C2A9F" w:rsidSect="00A76D3B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B69F5" w14:textId="77777777" w:rsidR="00B2392C" w:rsidRDefault="00B2392C" w:rsidP="00F15E6E">
      <w:r>
        <w:separator/>
      </w:r>
    </w:p>
  </w:endnote>
  <w:endnote w:type="continuationSeparator" w:id="0">
    <w:p w14:paraId="202320D9" w14:textId="77777777" w:rsidR="00B2392C" w:rsidRDefault="00B2392C" w:rsidP="00F15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F9D74" w14:textId="77777777" w:rsidR="00B2392C" w:rsidRDefault="00B2392C" w:rsidP="00F15E6E">
      <w:r>
        <w:separator/>
      </w:r>
    </w:p>
  </w:footnote>
  <w:footnote w:type="continuationSeparator" w:id="0">
    <w:p w14:paraId="3FD621B5" w14:textId="77777777" w:rsidR="00B2392C" w:rsidRDefault="00B2392C" w:rsidP="00F15E6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Дина">
    <w15:presenceInfo w15:providerId="None" w15:userId="Ди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3B"/>
    <w:rsid w:val="0008068E"/>
    <w:rsid w:val="000C2A9F"/>
    <w:rsid w:val="000D1ABF"/>
    <w:rsid w:val="000F1E76"/>
    <w:rsid w:val="001131CB"/>
    <w:rsid w:val="001262D0"/>
    <w:rsid w:val="001F3622"/>
    <w:rsid w:val="0020384D"/>
    <w:rsid w:val="002F7054"/>
    <w:rsid w:val="003A2E72"/>
    <w:rsid w:val="00414917"/>
    <w:rsid w:val="004F7F6C"/>
    <w:rsid w:val="00501ADD"/>
    <w:rsid w:val="00514C02"/>
    <w:rsid w:val="00525073"/>
    <w:rsid w:val="006D3A00"/>
    <w:rsid w:val="0070324B"/>
    <w:rsid w:val="007C023A"/>
    <w:rsid w:val="008033B3"/>
    <w:rsid w:val="00813EE8"/>
    <w:rsid w:val="008252B5"/>
    <w:rsid w:val="008476F8"/>
    <w:rsid w:val="009E2F29"/>
    <w:rsid w:val="00A31336"/>
    <w:rsid w:val="00A54097"/>
    <w:rsid w:val="00A76D3B"/>
    <w:rsid w:val="00B2392C"/>
    <w:rsid w:val="00BA1666"/>
    <w:rsid w:val="00C567C2"/>
    <w:rsid w:val="00C84F8B"/>
    <w:rsid w:val="00CC5B19"/>
    <w:rsid w:val="00CF4B48"/>
    <w:rsid w:val="00D01F8E"/>
    <w:rsid w:val="00D2059F"/>
    <w:rsid w:val="00DF2546"/>
    <w:rsid w:val="00E15CD5"/>
    <w:rsid w:val="00EC366F"/>
    <w:rsid w:val="00ED2606"/>
    <w:rsid w:val="00F15E6E"/>
    <w:rsid w:val="00F2386F"/>
    <w:rsid w:val="00F4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B2215"/>
  <w15:chartTrackingRefBased/>
  <w15:docId w15:val="{0E20A355-FB33-C94D-B716-8CE694E1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D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D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D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D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D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D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D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D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D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D3B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CC5B19"/>
  </w:style>
  <w:style w:type="table" w:styleId="ad">
    <w:name w:val="Table Grid"/>
    <w:basedOn w:val="a1"/>
    <w:uiPriority w:val="39"/>
    <w:rsid w:val="00514C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54097"/>
    <w:rPr>
      <w:b/>
      <w:bCs/>
    </w:rPr>
  </w:style>
  <w:style w:type="paragraph" w:styleId="af">
    <w:name w:val="header"/>
    <w:basedOn w:val="a"/>
    <w:link w:val="af0"/>
    <w:uiPriority w:val="99"/>
    <w:unhideWhenUsed/>
    <w:rsid w:val="00F15E6E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F15E6E"/>
  </w:style>
  <w:style w:type="paragraph" w:styleId="af1">
    <w:name w:val="footer"/>
    <w:basedOn w:val="a"/>
    <w:link w:val="af2"/>
    <w:uiPriority w:val="99"/>
    <w:unhideWhenUsed/>
    <w:rsid w:val="00F15E6E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F15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6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1262</Words>
  <Characters>7195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Дина</cp:lastModifiedBy>
  <cp:revision>2</cp:revision>
  <dcterms:created xsi:type="dcterms:W3CDTF">2026-07-20T15:11:00Z</dcterms:created>
  <dcterms:modified xsi:type="dcterms:W3CDTF">2026-07-20T15:11:00Z</dcterms:modified>
</cp:coreProperties>
</file>